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DC89" w14:textId="77777777" w:rsidR="00000000" w:rsidRDefault="00000000">
      <w:pPr>
        <w:pStyle w:val="Heading1"/>
        <w:rPr>
          <w:rFonts w:eastAsia="Times New Roman"/>
        </w:rPr>
      </w:pPr>
      <w:r>
        <w:rPr>
          <w:rFonts w:eastAsia="Times New Roman"/>
        </w:rPr>
        <w:t>CCB-108 Chargeback Condition Contract creation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18"/>
        <w:gridCol w:w="3530"/>
      </w:tblGrid>
      <w:tr w:rsidR="00000000" w14:paraId="2812961E"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564FD" w14:textId="77777777" w:rsidR="00000000" w:rsidRDefault="00000000">
            <w:pPr>
              <w:pStyle w:val="NormalWeb"/>
              <w:jc w:val="center"/>
              <w:rPr>
                <w:b/>
                <w:bCs/>
              </w:rPr>
            </w:pPr>
            <w:r>
              <w:rPr>
                <w:b/>
                <w:bCs/>
              </w:rPr>
              <w:t>BBG-E-VISTAAR-0043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00311" w14:textId="77777777" w:rsidR="00000000" w:rsidRDefault="00000000">
            <w:pPr>
              <w:pStyle w:val="NormalWeb"/>
            </w:pPr>
            <w:r>
              <w:t>BBG-E-VISTAAR-0043 (updated)</w:t>
            </w:r>
          </w:p>
        </w:tc>
      </w:tr>
      <w:tr w:rsidR="00000000" w14:paraId="1B5DC09C"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15C8CC" w14:textId="77777777" w:rsidR="00000000" w:rsidRDefault="00000000">
            <w:pPr>
              <w:pStyle w:val="NormalWeb"/>
              <w:jc w:val="center"/>
              <w:rPr>
                <w:b/>
                <w:bCs/>
              </w:rPr>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53A64" w14:textId="77777777" w:rsidR="00000000" w:rsidRDefault="00000000">
            <w:pPr>
              <w:pStyle w:val="NormalWeb"/>
            </w:pPr>
            <w:r>
              <w:rPr>
                <w:rStyle w:val="status-macro"/>
              </w:rPr>
              <w:t>ENHANCEMENT</w:t>
            </w:r>
          </w:p>
        </w:tc>
      </w:tr>
      <w:tr w:rsidR="00000000" w14:paraId="4E6FF174"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2CF93" w14:textId="77777777" w:rsidR="00000000" w:rsidRDefault="00000000">
            <w:pPr>
              <w:pStyle w:val="NormalWeb"/>
              <w:jc w:val="center"/>
              <w:rPr>
                <w:b/>
                <w:bCs/>
              </w:rPr>
            </w:pPr>
            <w:r>
              <w:rPr>
                <w:rStyle w:val="Strong"/>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D22F5E" w14:textId="77777777" w:rsidR="00000000" w:rsidRDefault="00000000">
            <w:pPr>
              <w:pStyle w:val="NormalWeb"/>
            </w:pPr>
            <w:r>
              <w:rPr>
                <w:rStyle w:val="status-macro"/>
              </w:rPr>
              <w:t>IN PROGRESS</w:t>
            </w:r>
          </w:p>
        </w:tc>
      </w:tr>
      <w:tr w:rsidR="00000000" w14:paraId="2F78A318"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ED3D8" w14:textId="77777777" w:rsidR="00000000" w:rsidRDefault="00000000">
            <w:pPr>
              <w:pStyle w:val="NormalWeb"/>
              <w:jc w:val="center"/>
              <w:rPr>
                <w:b/>
                <w:bCs/>
              </w:rPr>
            </w:pPr>
            <w:r>
              <w:rPr>
                <w:rStyle w:val="Strong"/>
              </w:rPr>
              <w:t>Functional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1E41A" w14:textId="77777777" w:rsidR="00000000" w:rsidRDefault="00000000">
            <w:pPr>
              <w:pStyle w:val="NormalWeb"/>
            </w:pPr>
            <w:hyperlink r:id="rId5" w:tgtFrame="_blank" w:history="1">
              <w:r>
                <w:rPr>
                  <w:rStyle w:val="Hyperlink"/>
                </w:rPr>
                <w:t>Mihailova, Olga</w:t>
              </w:r>
            </w:hyperlink>
          </w:p>
        </w:tc>
      </w:tr>
      <w:tr w:rsidR="00000000" w14:paraId="5C371297"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5AE0E" w14:textId="77777777" w:rsidR="00000000" w:rsidRDefault="00000000">
            <w:pPr>
              <w:pStyle w:val="NormalWeb"/>
              <w:jc w:val="center"/>
              <w:rPr>
                <w:b/>
                <w:bCs/>
              </w:rPr>
            </w:pPr>
            <w:r>
              <w:rPr>
                <w:rStyle w:val="Strong"/>
              </w:rPr>
              <w:t>Functional Stream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31CDC" w14:textId="77777777" w:rsidR="00000000" w:rsidRDefault="00000000">
            <w:pPr>
              <w:pStyle w:val="NormalWeb"/>
            </w:pPr>
            <w:r>
              <w:t>VISTAAR</w:t>
            </w:r>
          </w:p>
        </w:tc>
      </w:tr>
      <w:tr w:rsidR="00000000" w14:paraId="7A18A0C6"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10F8F" w14:textId="77777777" w:rsidR="00000000" w:rsidRDefault="00000000">
            <w:pPr>
              <w:pStyle w:val="NormalWeb"/>
              <w:jc w:val="center"/>
              <w:rPr>
                <w:b/>
                <w:bCs/>
              </w:rPr>
            </w:pPr>
            <w:r>
              <w:rPr>
                <w:rStyle w:val="Strong"/>
              </w:rPr>
              <w:t>Technical 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EBF96" w14:textId="77777777" w:rsidR="00000000" w:rsidRDefault="00000000">
            <w:pPr>
              <w:rPr>
                <w:b/>
                <w:bCs/>
              </w:rPr>
            </w:pPr>
          </w:p>
        </w:tc>
      </w:tr>
      <w:tr w:rsidR="00000000" w14:paraId="3E3ACB19"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CD07B" w14:textId="77777777" w:rsidR="00000000" w:rsidRDefault="00000000">
            <w:pPr>
              <w:pStyle w:val="NormalWeb"/>
              <w:jc w:val="center"/>
              <w:rPr>
                <w:b/>
                <w:bCs/>
              </w:rPr>
            </w:pPr>
            <w:r>
              <w:rPr>
                <w:rStyle w:val="Strong"/>
              </w:rPr>
              <w:t xml:space="preserve">Approver BBG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6BE99" w14:textId="77777777" w:rsidR="00000000" w:rsidRDefault="00000000">
            <w:pPr>
              <w:rPr>
                <w:b/>
                <w:bCs/>
              </w:rPr>
            </w:pPr>
          </w:p>
        </w:tc>
      </w:tr>
      <w:tr w:rsidR="00000000" w14:paraId="7795E892"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E5DEA" w14:textId="77777777" w:rsidR="00000000" w:rsidRDefault="00000000">
            <w:pPr>
              <w:pStyle w:val="NormalWeb"/>
              <w:jc w:val="center"/>
              <w:rPr>
                <w:b/>
                <w:bCs/>
              </w:rPr>
            </w:pPr>
            <w:r>
              <w:rPr>
                <w:rStyle w:val="Strong"/>
              </w:rPr>
              <w:t>Links to Business Process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5C010" w14:textId="77777777" w:rsidR="00000000" w:rsidRDefault="00000000">
            <w:pPr>
              <w:rPr>
                <w:b/>
                <w:bCs/>
              </w:rPr>
            </w:pPr>
          </w:p>
        </w:tc>
      </w:tr>
      <w:tr w:rsidR="00000000" w14:paraId="6EAFF326" w14:textId="77777777">
        <w:trPr>
          <w:divId w:val="194479906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8232C" w14:textId="77777777" w:rsidR="00000000" w:rsidRDefault="00000000">
            <w:pPr>
              <w:pStyle w:val="NormalWeb"/>
              <w:jc w:val="center"/>
              <w:rPr>
                <w:b/>
                <w:bCs/>
              </w:rPr>
            </w:pPr>
            <w:r>
              <w:rPr>
                <w:rStyle w:val="Strong"/>
              </w:rPr>
              <w:t>Links to Functional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A2BD2" w14:textId="77777777" w:rsidR="00000000" w:rsidRDefault="00000000">
            <w:pPr>
              <w:rPr>
                <w:b/>
                <w:bCs/>
              </w:rPr>
            </w:pPr>
          </w:p>
        </w:tc>
      </w:tr>
    </w:tbl>
    <w:p w14:paraId="6F0FED2A" w14:textId="77777777" w:rsidR="00000000" w:rsidRDefault="00000000">
      <w:pPr>
        <w:pStyle w:val="NormalWeb"/>
        <w:numPr>
          <w:ilvl w:val="0"/>
          <w:numId w:val="1"/>
        </w:numPr>
      </w:pPr>
      <w:hyperlink r:id="rId6" w:anchor="1-Change-Log" w:history="1">
        <w:r>
          <w:rPr>
            <w:rStyle w:val="Hyperlink"/>
          </w:rPr>
          <w:t>1 Change Log</w:t>
        </w:r>
      </w:hyperlink>
    </w:p>
    <w:p w14:paraId="510A67E8" w14:textId="77777777" w:rsidR="00000000" w:rsidRDefault="00000000">
      <w:pPr>
        <w:pStyle w:val="NormalWeb"/>
        <w:numPr>
          <w:ilvl w:val="0"/>
          <w:numId w:val="1"/>
        </w:numPr>
      </w:pPr>
      <w:hyperlink r:id="rId7" w:anchor="2-Open-topics" w:history="1">
        <w:r>
          <w:rPr>
            <w:rStyle w:val="Hyperlink"/>
          </w:rPr>
          <w:t>2 Open topics</w:t>
        </w:r>
      </w:hyperlink>
    </w:p>
    <w:p w14:paraId="17410EAB" w14:textId="77777777" w:rsidR="00000000" w:rsidRDefault="00000000">
      <w:pPr>
        <w:pStyle w:val="NormalWeb"/>
        <w:numPr>
          <w:ilvl w:val="0"/>
          <w:numId w:val="1"/>
        </w:numPr>
      </w:pPr>
      <w:hyperlink r:id="rId8" w:anchor="3-Requirement" w:history="1">
        <w:r>
          <w:rPr>
            <w:rStyle w:val="Hyperlink"/>
          </w:rPr>
          <w:t>3 Requirement</w:t>
        </w:r>
      </w:hyperlink>
    </w:p>
    <w:p w14:paraId="35DC725D" w14:textId="77777777" w:rsidR="00000000" w:rsidRDefault="00000000">
      <w:pPr>
        <w:pStyle w:val="NormalWeb"/>
        <w:numPr>
          <w:ilvl w:val="1"/>
          <w:numId w:val="1"/>
        </w:numPr>
      </w:pPr>
      <w:hyperlink r:id="rId9" w:anchor="3.1-Approval-details" w:history="1">
        <w:r>
          <w:rPr>
            <w:rStyle w:val="Hyperlink"/>
          </w:rPr>
          <w:t>3.1 Approval details</w:t>
        </w:r>
      </w:hyperlink>
    </w:p>
    <w:p w14:paraId="651C351F" w14:textId="77777777" w:rsidR="00000000" w:rsidRDefault="00000000">
      <w:pPr>
        <w:pStyle w:val="NormalWeb"/>
        <w:numPr>
          <w:ilvl w:val="1"/>
          <w:numId w:val="1"/>
        </w:numPr>
      </w:pPr>
      <w:hyperlink r:id="rId10" w:anchor="3.2-Requirement-overview" w:history="1">
        <w:r>
          <w:rPr>
            <w:rStyle w:val="Hyperlink"/>
          </w:rPr>
          <w:t>3.2 Requirement overview</w:t>
        </w:r>
      </w:hyperlink>
    </w:p>
    <w:p w14:paraId="062ED037" w14:textId="77777777" w:rsidR="00000000" w:rsidRDefault="00000000">
      <w:pPr>
        <w:pStyle w:val="NormalWeb"/>
        <w:numPr>
          <w:ilvl w:val="1"/>
          <w:numId w:val="1"/>
        </w:numPr>
      </w:pPr>
      <w:hyperlink r:id="rId11" w:anchor="3.3-Business-requirement" w:history="1">
        <w:r>
          <w:rPr>
            <w:rStyle w:val="Hyperlink"/>
          </w:rPr>
          <w:t>3.3 Business requirement</w:t>
        </w:r>
      </w:hyperlink>
    </w:p>
    <w:p w14:paraId="4CF67B50" w14:textId="77777777" w:rsidR="00000000" w:rsidRDefault="00000000">
      <w:pPr>
        <w:pStyle w:val="NormalWeb"/>
        <w:numPr>
          <w:ilvl w:val="0"/>
          <w:numId w:val="1"/>
        </w:numPr>
      </w:pPr>
      <w:hyperlink r:id="rId12" w:anchor="4-Detailed-Functional-Requirements" w:history="1">
        <w:r>
          <w:rPr>
            <w:rStyle w:val="Hyperlink"/>
          </w:rPr>
          <w:t xml:space="preserve">4 Detailed Functional Requirements </w:t>
        </w:r>
      </w:hyperlink>
    </w:p>
    <w:p w14:paraId="26E581C8" w14:textId="77777777" w:rsidR="00000000" w:rsidRDefault="00000000">
      <w:pPr>
        <w:pStyle w:val="NormalWeb"/>
        <w:numPr>
          <w:ilvl w:val="1"/>
          <w:numId w:val="1"/>
        </w:numPr>
      </w:pPr>
      <w:hyperlink r:id="rId13" w:anchor="4.1-Dependencies-and-constraints" w:history="1">
        <w:r>
          <w:rPr>
            <w:rStyle w:val="Hyperlink"/>
          </w:rPr>
          <w:t>4.1 Dependencies and constraints</w:t>
        </w:r>
      </w:hyperlink>
    </w:p>
    <w:p w14:paraId="4DB0A7B4" w14:textId="77777777" w:rsidR="00000000" w:rsidRDefault="00000000">
      <w:pPr>
        <w:pStyle w:val="NormalWeb"/>
        <w:numPr>
          <w:ilvl w:val="1"/>
          <w:numId w:val="1"/>
        </w:numPr>
      </w:pPr>
      <w:hyperlink r:id="rId14" w:anchor="4.2-Requirement-details" w:history="1">
        <w:r>
          <w:rPr>
            <w:rStyle w:val="Hyperlink"/>
          </w:rPr>
          <w:t>4.2 Requirement details</w:t>
        </w:r>
      </w:hyperlink>
    </w:p>
    <w:p w14:paraId="0D1E7A43" w14:textId="77777777" w:rsidR="00000000" w:rsidRDefault="00000000">
      <w:pPr>
        <w:pStyle w:val="NormalWeb"/>
        <w:numPr>
          <w:ilvl w:val="1"/>
          <w:numId w:val="1"/>
        </w:numPr>
      </w:pPr>
      <w:hyperlink r:id="rId15" w:anchor="4.3-Integration" w:history="1">
        <w:r>
          <w:rPr>
            <w:rStyle w:val="Hyperlink"/>
          </w:rPr>
          <w:t>4.3 Integration</w:t>
        </w:r>
      </w:hyperlink>
    </w:p>
    <w:p w14:paraId="654515F5" w14:textId="77777777" w:rsidR="00000000" w:rsidRDefault="00000000">
      <w:pPr>
        <w:pStyle w:val="NormalWeb"/>
        <w:numPr>
          <w:ilvl w:val="1"/>
          <w:numId w:val="1"/>
        </w:numPr>
      </w:pPr>
      <w:hyperlink r:id="rId16" w:anchor="4.4-Accesses" w:history="1">
        <w:r>
          <w:rPr>
            <w:rStyle w:val="Hyperlink"/>
          </w:rPr>
          <w:t>4.4 Accesses</w:t>
        </w:r>
      </w:hyperlink>
    </w:p>
    <w:p w14:paraId="26684BFF" w14:textId="77777777" w:rsidR="00000000" w:rsidRDefault="00000000">
      <w:pPr>
        <w:pStyle w:val="NormalWeb"/>
        <w:numPr>
          <w:ilvl w:val="0"/>
          <w:numId w:val="1"/>
        </w:numPr>
      </w:pPr>
      <w:hyperlink r:id="rId17" w:anchor="5-Implementation-Details" w:history="1">
        <w:r>
          <w:rPr>
            <w:rStyle w:val="Hyperlink"/>
          </w:rPr>
          <w:t>5 Implementation Details</w:t>
        </w:r>
      </w:hyperlink>
    </w:p>
    <w:p w14:paraId="0A383002" w14:textId="77777777" w:rsidR="00000000" w:rsidRDefault="00000000">
      <w:pPr>
        <w:pStyle w:val="NormalWeb"/>
        <w:numPr>
          <w:ilvl w:val="1"/>
          <w:numId w:val="1"/>
        </w:numPr>
      </w:pPr>
      <w:hyperlink r:id="rId18" w:anchor="5.1-Details" w:history="1">
        <w:r>
          <w:rPr>
            <w:rStyle w:val="Hyperlink"/>
          </w:rPr>
          <w:t>5.1 Details</w:t>
        </w:r>
      </w:hyperlink>
    </w:p>
    <w:p w14:paraId="28968350" w14:textId="77777777" w:rsidR="00000000" w:rsidRDefault="00000000">
      <w:pPr>
        <w:pStyle w:val="NormalWeb"/>
        <w:numPr>
          <w:ilvl w:val="1"/>
          <w:numId w:val="1"/>
        </w:numPr>
      </w:pPr>
      <w:hyperlink r:id="rId19" w:anchor="5.2-Developed-objects-list" w:history="1">
        <w:r>
          <w:rPr>
            <w:rStyle w:val="Hyperlink"/>
          </w:rPr>
          <w:t>5.2 Developed objects list</w:t>
        </w:r>
      </w:hyperlink>
    </w:p>
    <w:p w14:paraId="31384B96" w14:textId="77777777" w:rsidR="00000000" w:rsidRDefault="00000000">
      <w:pPr>
        <w:pStyle w:val="NormalWeb"/>
        <w:numPr>
          <w:ilvl w:val="0"/>
          <w:numId w:val="1"/>
        </w:numPr>
      </w:pPr>
      <w:hyperlink r:id="rId20" w:anchor="6-Unit-Testing" w:history="1">
        <w:r>
          <w:rPr>
            <w:rStyle w:val="Hyperlink"/>
          </w:rPr>
          <w:t>6 Unit Testing</w:t>
        </w:r>
      </w:hyperlink>
    </w:p>
    <w:p w14:paraId="57B883D2" w14:textId="77777777" w:rsidR="00000000" w:rsidRDefault="00000000">
      <w:pPr>
        <w:pStyle w:val="Heading1"/>
        <w:rPr>
          <w:rFonts w:eastAsia="Times New Roman"/>
        </w:rPr>
      </w:pPr>
      <w:r>
        <w:rPr>
          <w:rFonts w:eastAsia="Times New Roman"/>
        </w:rPr>
        <w:t>0. Jira tickets</w:t>
      </w:r>
    </w:p>
    <w:p w14:paraId="5CA5F052" w14:textId="77777777" w:rsidR="00000000" w:rsidRDefault="00000000">
      <w:pPr>
        <w:pStyle w:val="NormalWeb"/>
      </w:pPr>
      <w:r>
        <w: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75"/>
        <w:gridCol w:w="1474"/>
        <w:gridCol w:w="4158"/>
        <w:gridCol w:w="2337"/>
      </w:tblGrid>
      <w:tr w:rsidR="00000000" w14:paraId="75F029F5" w14:textId="77777777">
        <w:trPr>
          <w:divId w:val="187800539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15C3E" w14:textId="77777777" w:rsidR="00000000" w:rsidRDefault="00000000">
            <w:pPr>
              <w:pStyle w:val="NormalWeb"/>
              <w:jc w:val="center"/>
              <w:rPr>
                <w:b/>
                <w:bCs/>
              </w:rPr>
            </w:pPr>
            <w:r>
              <w:rPr>
                <w:rStyle w:val="Strong"/>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CAA4B"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DA4B6" w14:textId="77777777" w:rsidR="00000000" w:rsidRDefault="00000000">
            <w:pPr>
              <w:pStyle w:val="NormalWeb"/>
              <w:jc w:val="center"/>
              <w:rPr>
                <w:b/>
                <w:bCs/>
              </w:rPr>
            </w:pPr>
            <w:r>
              <w:rPr>
                <w:rStyle w:val="Strong"/>
              </w:rPr>
              <w:t>Jira Link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4AD10" w14:textId="77777777" w:rsidR="00000000" w:rsidRDefault="00000000">
            <w:pPr>
              <w:pStyle w:val="NormalWeb"/>
              <w:jc w:val="center"/>
              <w:rPr>
                <w:b/>
                <w:bCs/>
              </w:rPr>
            </w:pPr>
            <w:r>
              <w:rPr>
                <w:rStyle w:val="Strong"/>
              </w:rPr>
              <w:t>Description</w:t>
            </w:r>
          </w:p>
        </w:tc>
      </w:tr>
      <w:tr w:rsidR="00000000" w14:paraId="5ED21B33" w14:textId="77777777">
        <w:trPr>
          <w:divId w:val="18780053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69278" w14:textId="77777777" w:rsidR="00000000" w:rsidRDefault="00000000">
            <w:pPr>
              <w:pStyle w:val="NormalWeb"/>
            </w:pPr>
            <w:r>
              <w:t>March, 2nd, 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DBFD0" w14:textId="77777777" w:rsidR="00000000" w:rsidRDefault="00000000">
            <w:pPr>
              <w:pStyle w:val="NormalWeb"/>
            </w:pPr>
            <w:hyperlink r:id="rId21" w:tgtFrame="_blank" w:history="1">
              <w:r>
                <w:rPr>
                  <w:rStyle w:val="Hyperlink"/>
                </w:rPr>
                <w:t>Mihailova, Olga</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46D92" w14:textId="77777777" w:rsidR="00000000" w:rsidRDefault="00000000">
            <w:pPr>
              <w:pStyle w:val="NormalWeb"/>
            </w:pPr>
            <w:hyperlink r:id="rId22" w:history="1">
              <w:r>
                <w:rPr>
                  <w:rStyle w:val="Hyperlink"/>
                </w:rPr>
                <w:t>[S4H-2629] [DEV] Chargebacks Condition Contract Creation - Jira</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0C602A" w14:textId="77777777" w:rsidR="00000000" w:rsidRDefault="00000000">
            <w:pPr>
              <w:pStyle w:val="NormalWeb"/>
            </w:pPr>
            <w:r>
              <w:t>Creation of Condition Contracts</w:t>
            </w:r>
          </w:p>
        </w:tc>
      </w:tr>
      <w:tr w:rsidR="00000000" w14:paraId="2C9FD14A" w14:textId="77777777">
        <w:trPr>
          <w:divId w:val="18780053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A5BC1" w14:textId="77777777" w:rsidR="00000000" w:rsidRDefault="00000000">
            <w:pPr>
              <w:pStyle w:val="NormalWeb"/>
            </w:pPr>
            <w: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EC7FE"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B1CAF"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8555E" w14:textId="77777777" w:rsidR="00000000" w:rsidRDefault="00000000">
            <w:pPr>
              <w:rPr>
                <w:rFonts w:eastAsia="Times New Roman"/>
                <w:sz w:val="20"/>
                <w:szCs w:val="20"/>
              </w:rPr>
            </w:pPr>
          </w:p>
        </w:tc>
      </w:tr>
    </w:tbl>
    <w:p w14:paraId="0A2CCB11" w14:textId="77777777" w:rsidR="00000000" w:rsidRDefault="00000000">
      <w:pPr>
        <w:pStyle w:val="Heading2"/>
        <w:rPr>
          <w:rFonts w:eastAsia="Times New Roman"/>
        </w:rPr>
      </w:pPr>
      <w:r>
        <w:rPr>
          <w:rFonts w:eastAsia="Times New Roman"/>
        </w:rPr>
        <w:t>1 Change Log</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20"/>
        <w:gridCol w:w="2857"/>
        <w:gridCol w:w="2967"/>
      </w:tblGrid>
      <w:tr w:rsidR="00000000" w14:paraId="755946DA"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71414"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A395A"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715B9" w14:textId="77777777" w:rsidR="00000000" w:rsidRDefault="00000000">
            <w:pPr>
              <w:jc w:val="center"/>
              <w:rPr>
                <w:rFonts w:eastAsia="Times New Roman"/>
                <w:b/>
                <w:bCs/>
              </w:rPr>
            </w:pPr>
            <w:r>
              <w:rPr>
                <w:rFonts w:eastAsia="Times New Roman"/>
                <w:b/>
                <w:bCs/>
              </w:rPr>
              <w:t>Comment</w:t>
            </w:r>
          </w:p>
        </w:tc>
      </w:tr>
      <w:tr w:rsidR="00000000" w14:paraId="679513DF"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D000191" w14:textId="77777777" w:rsidR="00000000" w:rsidRDefault="00000000">
            <w:pPr>
              <w:rPr>
                <w:rFonts w:eastAsia="Times New Roman"/>
              </w:rPr>
            </w:pPr>
            <w:hyperlink r:id="rId23" w:history="1">
              <w:r>
                <w:rPr>
                  <w:rStyle w:val="Hyperlink"/>
                  <w:rFonts w:eastAsia="Times New Roman"/>
                  <w:b/>
                  <w:bCs/>
                </w:rPr>
                <w:t>Current Version</w:t>
              </w:r>
            </w:hyperlink>
            <w:r>
              <w:rPr>
                <w:rFonts w:eastAsia="Times New Roman"/>
                <w:b/>
                <w:bCs/>
              </w:rPr>
              <w:t xml:space="preserve"> (v. 16)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44918EE" w14:textId="77777777" w:rsidR="00000000" w:rsidRDefault="00000000">
            <w:pPr>
              <w:jc w:val="center"/>
              <w:rPr>
                <w:rFonts w:eastAsia="Times New Roman"/>
              </w:rPr>
            </w:pPr>
            <w:r>
              <w:rPr>
                <w:rFonts w:eastAsia="Times New Roman"/>
                <w:b/>
                <w:bCs/>
              </w:rPr>
              <w:t xml:space="preserve">Sep 15, 2026 11:29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22AE" w14:textId="77777777" w:rsidR="00000000" w:rsidRDefault="00000000">
            <w:pPr>
              <w:rPr>
                <w:rFonts w:eastAsia="Times New Roman"/>
              </w:rPr>
            </w:pPr>
            <w:hyperlink r:id="rId24" w:history="1">
              <w:r>
                <w:rPr>
                  <w:rStyle w:val="Hyperlink"/>
                  <w:rFonts w:eastAsia="Times New Roman"/>
                  <w:b/>
                  <w:bCs/>
                </w:rPr>
                <w:t>Mihailova, Olga</w:t>
              </w:r>
            </w:hyperlink>
            <w:r>
              <w:rPr>
                <w:rFonts w:eastAsia="Times New Roman"/>
                <w:b/>
                <w:bCs/>
              </w:rPr>
              <w:t xml:space="preserve"> </w:t>
            </w:r>
          </w:p>
        </w:tc>
      </w:tr>
      <w:tr w:rsidR="00000000" w14:paraId="703BEEB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D2847BA" w14:textId="77777777" w:rsidR="00000000" w:rsidRDefault="00000000">
            <w:pPr>
              <w:rPr>
                <w:rFonts w:eastAsia="Times New Roman"/>
              </w:rPr>
            </w:pPr>
            <w:hyperlink r:id="rId25" w:history="1">
              <w:r>
                <w:rPr>
                  <w:rStyle w:val="Hyperlink"/>
                  <w:rFonts w:eastAsia="Times New Roman"/>
                </w:rPr>
                <w:t>v. 15</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D5482C2" w14:textId="77777777" w:rsidR="00000000" w:rsidRDefault="00000000">
            <w:pPr>
              <w:jc w:val="center"/>
              <w:rPr>
                <w:rFonts w:eastAsia="Times New Roman"/>
              </w:rPr>
            </w:pPr>
            <w:r>
              <w:rPr>
                <w:rFonts w:eastAsia="Times New Roman"/>
              </w:rPr>
              <w:t>Sep 10, 2026 07:53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E2944A9" w14:textId="77777777" w:rsidR="00000000" w:rsidRDefault="00000000">
            <w:pPr>
              <w:rPr>
                <w:rFonts w:eastAsia="Times New Roman"/>
              </w:rPr>
            </w:pPr>
            <w:hyperlink r:id="rId26" w:history="1">
              <w:r>
                <w:rPr>
                  <w:rStyle w:val="Hyperlink"/>
                  <w:rFonts w:eastAsia="Times New Roman"/>
                </w:rPr>
                <w:t>Mihailova, Olga</w:t>
              </w:r>
            </w:hyperlink>
          </w:p>
        </w:tc>
      </w:tr>
      <w:tr w:rsidR="00000000" w14:paraId="43FA970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641F531" w14:textId="77777777" w:rsidR="00000000" w:rsidRDefault="00000000">
            <w:pPr>
              <w:rPr>
                <w:rFonts w:eastAsia="Times New Roman"/>
              </w:rPr>
            </w:pPr>
            <w:hyperlink r:id="rId27" w:history="1">
              <w:r>
                <w:rPr>
                  <w:rStyle w:val="Hyperlink"/>
                  <w:rFonts w:eastAsia="Times New Roman"/>
                </w:rPr>
                <w:t>v. 14</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B682573" w14:textId="77777777" w:rsidR="00000000" w:rsidRDefault="00000000">
            <w:pPr>
              <w:jc w:val="center"/>
              <w:rPr>
                <w:rFonts w:eastAsia="Times New Roman"/>
              </w:rPr>
            </w:pPr>
            <w:r>
              <w:rPr>
                <w:rFonts w:eastAsia="Times New Roman"/>
              </w:rPr>
              <w:t>Sep 03, 2026 15:56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571A604" w14:textId="77777777" w:rsidR="00000000" w:rsidRDefault="00000000">
            <w:pPr>
              <w:rPr>
                <w:rFonts w:eastAsia="Times New Roman"/>
              </w:rPr>
            </w:pPr>
            <w:hyperlink r:id="rId28" w:history="1">
              <w:r>
                <w:rPr>
                  <w:rStyle w:val="Hyperlink"/>
                  <w:rFonts w:eastAsia="Times New Roman"/>
                </w:rPr>
                <w:t>Mihailova, Olga</w:t>
              </w:r>
            </w:hyperlink>
          </w:p>
        </w:tc>
      </w:tr>
      <w:tr w:rsidR="00000000" w14:paraId="4059ADB0"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7F80F4DB" w14:textId="77777777" w:rsidR="00000000" w:rsidRDefault="00000000">
            <w:pPr>
              <w:rPr>
                <w:rFonts w:eastAsia="Times New Roman"/>
              </w:rPr>
            </w:pPr>
            <w:hyperlink r:id="rId29" w:history="1">
              <w:r>
                <w:rPr>
                  <w:rStyle w:val="Hyperlink"/>
                  <w:rFonts w:eastAsia="Times New Roman"/>
                </w:rPr>
                <w:t>v. 13</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13E656E" w14:textId="77777777" w:rsidR="00000000" w:rsidRDefault="00000000">
            <w:pPr>
              <w:jc w:val="center"/>
              <w:rPr>
                <w:rFonts w:eastAsia="Times New Roman"/>
              </w:rPr>
            </w:pPr>
            <w:r>
              <w:rPr>
                <w:rFonts w:eastAsia="Times New Roman"/>
              </w:rPr>
              <w:t>Sep 03, 2026 15:54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1C5E7C8" w14:textId="77777777" w:rsidR="00000000" w:rsidRDefault="00000000">
            <w:pPr>
              <w:rPr>
                <w:rFonts w:eastAsia="Times New Roman"/>
              </w:rPr>
            </w:pPr>
            <w:hyperlink r:id="rId30" w:history="1">
              <w:r>
                <w:rPr>
                  <w:rStyle w:val="Hyperlink"/>
                  <w:rFonts w:eastAsia="Times New Roman"/>
                </w:rPr>
                <w:t>Mihailova, Olga</w:t>
              </w:r>
            </w:hyperlink>
          </w:p>
        </w:tc>
      </w:tr>
      <w:tr w:rsidR="00000000" w14:paraId="25A49986"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B68FE19" w14:textId="77777777" w:rsidR="00000000" w:rsidRDefault="00000000">
            <w:pPr>
              <w:rPr>
                <w:rFonts w:eastAsia="Times New Roman"/>
              </w:rPr>
            </w:pPr>
            <w:hyperlink r:id="rId31" w:history="1">
              <w:r>
                <w:rPr>
                  <w:rStyle w:val="Hyperlink"/>
                  <w:rFonts w:eastAsia="Times New Roman"/>
                </w:rPr>
                <w:t>v. 12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5E8D1A9" w14:textId="77777777" w:rsidR="00000000" w:rsidRDefault="00000000">
            <w:pPr>
              <w:jc w:val="center"/>
              <w:rPr>
                <w:rFonts w:eastAsia="Times New Roman"/>
              </w:rPr>
            </w:pPr>
            <w:r>
              <w:rPr>
                <w:rFonts w:eastAsia="Times New Roman"/>
              </w:rPr>
              <w:t>Sep 02, 2026 18:50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C00C4D" w14:textId="77777777" w:rsidR="00000000" w:rsidRDefault="00000000">
            <w:pPr>
              <w:rPr>
                <w:rFonts w:eastAsia="Times New Roman"/>
              </w:rPr>
            </w:pPr>
            <w:hyperlink r:id="rId32" w:history="1">
              <w:r>
                <w:rPr>
                  <w:rStyle w:val="Hyperlink"/>
                  <w:rFonts w:eastAsia="Times New Roman"/>
                </w:rPr>
                <w:t>Khaustovich, Andrei</w:t>
              </w:r>
            </w:hyperlink>
          </w:p>
        </w:tc>
      </w:tr>
      <w:tr w:rsidR="00000000" w14:paraId="4BF3B1F4"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6A28252" w14:textId="77777777" w:rsidR="00000000" w:rsidRDefault="00000000">
            <w:pPr>
              <w:rPr>
                <w:rFonts w:eastAsia="Times New Roman"/>
              </w:rPr>
            </w:pPr>
            <w:hyperlink r:id="rId33" w:history="1">
              <w:r>
                <w:rPr>
                  <w:rStyle w:val="Hyperlink"/>
                  <w:rFonts w:eastAsia="Times New Roman"/>
                </w:rPr>
                <w:t>v. 11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36E590F" w14:textId="77777777" w:rsidR="00000000" w:rsidRDefault="00000000">
            <w:pPr>
              <w:jc w:val="center"/>
              <w:rPr>
                <w:rFonts w:eastAsia="Times New Roman"/>
              </w:rPr>
            </w:pPr>
            <w:r>
              <w:rPr>
                <w:rFonts w:eastAsia="Times New Roman"/>
              </w:rPr>
              <w:t>Aug 27, 2026 08:20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B5B630D" w14:textId="77777777" w:rsidR="00000000" w:rsidRDefault="00000000">
            <w:pPr>
              <w:rPr>
                <w:rFonts w:eastAsia="Times New Roman"/>
              </w:rPr>
            </w:pPr>
            <w:hyperlink r:id="rId34" w:history="1">
              <w:r>
                <w:rPr>
                  <w:rStyle w:val="Hyperlink"/>
                  <w:rFonts w:eastAsia="Times New Roman"/>
                </w:rPr>
                <w:t>Mihailova, Olga</w:t>
              </w:r>
            </w:hyperlink>
          </w:p>
        </w:tc>
      </w:tr>
      <w:tr w:rsidR="00000000" w14:paraId="5A60339F"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EFEBB60" w14:textId="77777777" w:rsidR="00000000" w:rsidRDefault="00000000">
            <w:pPr>
              <w:rPr>
                <w:rFonts w:eastAsia="Times New Roman"/>
              </w:rPr>
            </w:pPr>
            <w:hyperlink r:id="rId35" w:history="1">
              <w:r>
                <w:rPr>
                  <w:rStyle w:val="Hyperlink"/>
                  <w:rFonts w:eastAsia="Times New Roman"/>
                </w:rPr>
                <w:t>v. 10</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D6734A1" w14:textId="77777777" w:rsidR="00000000" w:rsidRDefault="00000000">
            <w:pPr>
              <w:jc w:val="center"/>
              <w:rPr>
                <w:rFonts w:eastAsia="Times New Roman"/>
              </w:rPr>
            </w:pPr>
            <w:r>
              <w:rPr>
                <w:rFonts w:eastAsia="Times New Roman"/>
              </w:rPr>
              <w:t>Aug 26, 2026 08:44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5AEDC4" w14:textId="77777777" w:rsidR="00000000" w:rsidRDefault="00000000">
            <w:pPr>
              <w:rPr>
                <w:rFonts w:eastAsia="Times New Roman"/>
              </w:rPr>
            </w:pPr>
            <w:hyperlink r:id="rId36" w:history="1">
              <w:r>
                <w:rPr>
                  <w:rStyle w:val="Hyperlink"/>
                  <w:rFonts w:eastAsia="Times New Roman"/>
                </w:rPr>
                <w:t>Mihailova, Olga</w:t>
              </w:r>
            </w:hyperlink>
          </w:p>
        </w:tc>
      </w:tr>
      <w:tr w:rsidR="00000000" w14:paraId="75C42703"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7A9362D" w14:textId="77777777" w:rsidR="00000000" w:rsidRDefault="00000000">
            <w:pPr>
              <w:rPr>
                <w:rFonts w:eastAsia="Times New Roman"/>
              </w:rPr>
            </w:pPr>
            <w:hyperlink r:id="rId37" w:history="1">
              <w:r>
                <w:rPr>
                  <w:rStyle w:val="Hyperlink"/>
                  <w:rFonts w:eastAsia="Times New Roman"/>
                </w:rPr>
                <w:t>v. 9</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719026E6" w14:textId="77777777" w:rsidR="00000000" w:rsidRDefault="00000000">
            <w:pPr>
              <w:jc w:val="center"/>
              <w:rPr>
                <w:rFonts w:eastAsia="Times New Roman"/>
              </w:rPr>
            </w:pPr>
            <w:r>
              <w:rPr>
                <w:rFonts w:eastAsia="Times New Roman"/>
              </w:rPr>
              <w:t>Aug 20, 2026 16:47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2313B7E" w14:textId="77777777" w:rsidR="00000000" w:rsidRDefault="00000000">
            <w:pPr>
              <w:rPr>
                <w:rFonts w:eastAsia="Times New Roman"/>
              </w:rPr>
            </w:pPr>
            <w:hyperlink r:id="rId38" w:history="1">
              <w:r>
                <w:rPr>
                  <w:rStyle w:val="Hyperlink"/>
                  <w:rFonts w:eastAsia="Times New Roman"/>
                </w:rPr>
                <w:t>Mihailova, Olga</w:t>
              </w:r>
            </w:hyperlink>
          </w:p>
        </w:tc>
      </w:tr>
      <w:tr w:rsidR="00000000" w14:paraId="2B24C169"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119A0EB" w14:textId="77777777" w:rsidR="00000000" w:rsidRDefault="00000000">
            <w:pPr>
              <w:rPr>
                <w:rFonts w:eastAsia="Times New Roman"/>
              </w:rPr>
            </w:pPr>
            <w:hyperlink r:id="rId39" w:history="1">
              <w:r>
                <w:rPr>
                  <w:rStyle w:val="Hyperlink"/>
                  <w:rFonts w:eastAsia="Times New Roman"/>
                </w:rPr>
                <w:t>v. 8</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F3F108A" w14:textId="77777777" w:rsidR="00000000" w:rsidRDefault="00000000">
            <w:pPr>
              <w:jc w:val="center"/>
              <w:rPr>
                <w:rFonts w:eastAsia="Times New Roman"/>
              </w:rPr>
            </w:pPr>
            <w:r>
              <w:rPr>
                <w:rFonts w:eastAsia="Times New Roman"/>
              </w:rPr>
              <w:t>Aug 11, 2026 15:18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16A6EAD" w14:textId="77777777" w:rsidR="00000000" w:rsidRDefault="00000000">
            <w:pPr>
              <w:rPr>
                <w:rFonts w:eastAsia="Times New Roman"/>
              </w:rPr>
            </w:pPr>
            <w:hyperlink r:id="rId40" w:history="1">
              <w:r>
                <w:rPr>
                  <w:rStyle w:val="Hyperlink"/>
                  <w:rFonts w:eastAsia="Times New Roman"/>
                </w:rPr>
                <w:t>Mihailova, Olga</w:t>
              </w:r>
            </w:hyperlink>
          </w:p>
        </w:tc>
      </w:tr>
      <w:tr w:rsidR="00000000" w14:paraId="30D22AA2"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C1C9576" w14:textId="77777777" w:rsidR="00000000" w:rsidRDefault="00000000">
            <w:pPr>
              <w:rPr>
                <w:rFonts w:eastAsia="Times New Roman"/>
              </w:rPr>
            </w:pPr>
            <w:hyperlink r:id="rId41" w:history="1">
              <w:r>
                <w:rPr>
                  <w:rStyle w:val="Hyperlink"/>
                  <w:rFonts w:eastAsia="Times New Roman"/>
                </w:rPr>
                <w:t>v. 7</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F9EB22D" w14:textId="77777777" w:rsidR="00000000" w:rsidRDefault="00000000">
            <w:pPr>
              <w:jc w:val="center"/>
              <w:rPr>
                <w:rFonts w:eastAsia="Times New Roman"/>
              </w:rPr>
            </w:pPr>
            <w:r>
              <w:rPr>
                <w:rFonts w:eastAsia="Times New Roman"/>
              </w:rPr>
              <w:t>Jul 17, 2026 11:09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62627CF" w14:textId="77777777" w:rsidR="00000000" w:rsidRDefault="00000000">
            <w:pPr>
              <w:rPr>
                <w:rFonts w:eastAsia="Times New Roman"/>
              </w:rPr>
            </w:pPr>
            <w:hyperlink r:id="rId42" w:history="1">
              <w:r>
                <w:rPr>
                  <w:rStyle w:val="Hyperlink"/>
                  <w:rFonts w:eastAsia="Times New Roman"/>
                </w:rPr>
                <w:t>Mihailova, Olga</w:t>
              </w:r>
            </w:hyperlink>
          </w:p>
        </w:tc>
      </w:tr>
      <w:tr w:rsidR="00000000" w14:paraId="7DFF1CC7"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9BA5B34" w14:textId="77777777" w:rsidR="00000000" w:rsidRDefault="00000000">
            <w:pPr>
              <w:rPr>
                <w:rFonts w:eastAsia="Times New Roman"/>
              </w:rPr>
            </w:pPr>
            <w:hyperlink r:id="rId43" w:history="1">
              <w:r>
                <w:rPr>
                  <w:rStyle w:val="Hyperlink"/>
                  <w:rFonts w:eastAsia="Times New Roman"/>
                </w:rPr>
                <w:t>v. 6</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D497EE8" w14:textId="77777777" w:rsidR="00000000" w:rsidRDefault="00000000">
            <w:pPr>
              <w:jc w:val="center"/>
              <w:rPr>
                <w:rFonts w:eastAsia="Times New Roman"/>
              </w:rPr>
            </w:pPr>
            <w:r>
              <w:rPr>
                <w:rFonts w:eastAsia="Times New Roman"/>
              </w:rPr>
              <w:t>Jul 15, 2026 12:19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79659C8" w14:textId="77777777" w:rsidR="00000000" w:rsidRDefault="00000000">
            <w:pPr>
              <w:rPr>
                <w:rFonts w:eastAsia="Times New Roman"/>
              </w:rPr>
            </w:pPr>
            <w:hyperlink r:id="rId44" w:history="1">
              <w:r>
                <w:rPr>
                  <w:rStyle w:val="Hyperlink"/>
                  <w:rFonts w:eastAsia="Times New Roman"/>
                </w:rPr>
                <w:t>Mihailova, Olga</w:t>
              </w:r>
            </w:hyperlink>
          </w:p>
        </w:tc>
      </w:tr>
      <w:tr w:rsidR="00000000" w14:paraId="7855C2A7"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EFFF74D" w14:textId="77777777" w:rsidR="00000000" w:rsidRDefault="00000000">
            <w:pPr>
              <w:rPr>
                <w:rFonts w:eastAsia="Times New Roman"/>
              </w:rPr>
            </w:pPr>
            <w:hyperlink r:id="rId45" w:history="1">
              <w:r>
                <w:rPr>
                  <w:rStyle w:val="Hyperlink"/>
                  <w:rFonts w:eastAsia="Times New Roman"/>
                </w:rPr>
                <w:t>v. 5</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7CBF2C4C" w14:textId="77777777" w:rsidR="00000000" w:rsidRDefault="00000000">
            <w:pPr>
              <w:jc w:val="center"/>
              <w:rPr>
                <w:rFonts w:eastAsia="Times New Roman"/>
              </w:rPr>
            </w:pPr>
            <w:r>
              <w:rPr>
                <w:rFonts w:eastAsia="Times New Roman"/>
              </w:rPr>
              <w:t>Jul 14, 2026 14:47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134BF5" w14:textId="77777777" w:rsidR="00000000" w:rsidRDefault="00000000">
            <w:pPr>
              <w:rPr>
                <w:rFonts w:eastAsia="Times New Roman"/>
              </w:rPr>
            </w:pPr>
            <w:hyperlink r:id="rId46" w:history="1">
              <w:r>
                <w:rPr>
                  <w:rStyle w:val="Hyperlink"/>
                  <w:rFonts w:eastAsia="Times New Roman"/>
                </w:rPr>
                <w:t>Mihailova, Olga</w:t>
              </w:r>
            </w:hyperlink>
          </w:p>
        </w:tc>
      </w:tr>
      <w:tr w:rsidR="00000000" w14:paraId="59FBA8E1"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D1979E8" w14:textId="77777777" w:rsidR="00000000" w:rsidRDefault="00000000">
            <w:pPr>
              <w:rPr>
                <w:rFonts w:eastAsia="Times New Roman"/>
              </w:rPr>
            </w:pPr>
            <w:hyperlink r:id="rId47" w:history="1">
              <w:r>
                <w:rPr>
                  <w:rStyle w:val="Hyperlink"/>
                  <w:rFonts w:eastAsia="Times New Roman"/>
                </w:rPr>
                <w:t>v. 4</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56668DD" w14:textId="77777777" w:rsidR="00000000" w:rsidRDefault="00000000">
            <w:pPr>
              <w:jc w:val="center"/>
              <w:rPr>
                <w:rFonts w:eastAsia="Times New Roman"/>
              </w:rPr>
            </w:pPr>
            <w:r>
              <w:rPr>
                <w:rFonts w:eastAsia="Times New Roman"/>
              </w:rPr>
              <w:t>Jul 14, 2026 11:25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4D1A6DF" w14:textId="77777777" w:rsidR="00000000" w:rsidRDefault="00000000">
            <w:pPr>
              <w:rPr>
                <w:rFonts w:eastAsia="Times New Roman"/>
              </w:rPr>
            </w:pPr>
            <w:hyperlink r:id="rId48" w:history="1">
              <w:r>
                <w:rPr>
                  <w:rStyle w:val="Hyperlink"/>
                  <w:rFonts w:eastAsia="Times New Roman"/>
                </w:rPr>
                <w:t>Mihailova, Olga</w:t>
              </w:r>
            </w:hyperlink>
          </w:p>
        </w:tc>
      </w:tr>
      <w:tr w:rsidR="00000000" w14:paraId="23C43F29"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68AA0D9" w14:textId="77777777" w:rsidR="00000000" w:rsidRDefault="00000000">
            <w:pPr>
              <w:rPr>
                <w:rFonts w:eastAsia="Times New Roman"/>
              </w:rPr>
            </w:pPr>
            <w:hyperlink r:id="rId49" w:history="1">
              <w:r>
                <w:rPr>
                  <w:rStyle w:val="Hyperlink"/>
                  <w:rFonts w:eastAsia="Times New Roman"/>
                </w:rPr>
                <w:t>v. 3</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F4967E5" w14:textId="77777777" w:rsidR="00000000" w:rsidRDefault="00000000">
            <w:pPr>
              <w:jc w:val="center"/>
              <w:rPr>
                <w:rFonts w:eastAsia="Times New Roman"/>
              </w:rPr>
            </w:pPr>
            <w:r>
              <w:rPr>
                <w:rFonts w:eastAsia="Times New Roman"/>
              </w:rPr>
              <w:t>Jul 14, 2026 06:54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238579" w14:textId="77777777" w:rsidR="00000000" w:rsidRDefault="00000000">
            <w:pPr>
              <w:rPr>
                <w:rFonts w:eastAsia="Times New Roman"/>
              </w:rPr>
            </w:pPr>
            <w:hyperlink r:id="rId50" w:history="1">
              <w:r>
                <w:rPr>
                  <w:rStyle w:val="Hyperlink"/>
                  <w:rFonts w:eastAsia="Times New Roman"/>
                </w:rPr>
                <w:t>Mihailova, Olga</w:t>
              </w:r>
            </w:hyperlink>
          </w:p>
        </w:tc>
      </w:tr>
      <w:tr w:rsidR="00000000" w14:paraId="37A3F817"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AB7D752" w14:textId="77777777" w:rsidR="00000000" w:rsidRDefault="00000000">
            <w:pPr>
              <w:rPr>
                <w:rFonts w:eastAsia="Times New Roman"/>
              </w:rPr>
            </w:pPr>
            <w:hyperlink r:id="rId51"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9CC2CF2" w14:textId="77777777" w:rsidR="00000000" w:rsidRDefault="00000000">
            <w:pPr>
              <w:jc w:val="center"/>
              <w:rPr>
                <w:rFonts w:eastAsia="Times New Roman"/>
              </w:rPr>
            </w:pPr>
            <w:r>
              <w:rPr>
                <w:rFonts w:eastAsia="Times New Roman"/>
              </w:rPr>
              <w:t>Jul 14, 2026 06:28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8E516AE" w14:textId="77777777" w:rsidR="00000000" w:rsidRDefault="00000000">
            <w:pPr>
              <w:rPr>
                <w:rFonts w:eastAsia="Times New Roman"/>
              </w:rPr>
            </w:pPr>
            <w:hyperlink r:id="rId52" w:history="1">
              <w:r>
                <w:rPr>
                  <w:rStyle w:val="Hyperlink"/>
                  <w:rFonts w:eastAsia="Times New Roman"/>
                </w:rPr>
                <w:t>Mihailova, Olga</w:t>
              </w:r>
            </w:hyperlink>
          </w:p>
        </w:tc>
      </w:tr>
      <w:tr w:rsidR="00000000" w14:paraId="222BD185"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8714CE5" w14:textId="77777777" w:rsidR="00000000" w:rsidRDefault="00000000">
            <w:pPr>
              <w:rPr>
                <w:rFonts w:eastAsia="Times New Roman"/>
              </w:rPr>
            </w:pPr>
            <w:hyperlink r:id="rId53"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D9FAC0F" w14:textId="77777777" w:rsidR="00000000" w:rsidRDefault="00000000">
            <w:pPr>
              <w:jc w:val="center"/>
              <w:rPr>
                <w:rFonts w:eastAsia="Times New Roman"/>
              </w:rPr>
            </w:pPr>
            <w:r>
              <w:rPr>
                <w:rFonts w:eastAsia="Times New Roman"/>
              </w:rPr>
              <w:t>Jul 14, 2026 06:28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1987E23" w14:textId="77777777" w:rsidR="00000000" w:rsidRDefault="00000000">
            <w:pPr>
              <w:rPr>
                <w:rFonts w:eastAsia="Times New Roman"/>
              </w:rPr>
            </w:pPr>
            <w:hyperlink r:id="rId54" w:history="1">
              <w:r>
                <w:rPr>
                  <w:rStyle w:val="Hyperlink"/>
                  <w:rFonts w:eastAsia="Times New Roman"/>
                </w:rPr>
                <w:t>Mihailova, Olga</w:t>
              </w:r>
            </w:hyperlink>
            <w:r>
              <w:rPr>
                <w:rFonts w:eastAsia="Times New Roman"/>
              </w:rPr>
              <w:t xml:space="preserve"> </w:t>
            </w:r>
            <w:r>
              <w:rPr>
                <w:rFonts w:eastAsia="Times New Roman"/>
              </w:rPr>
              <w:br/>
              <w:t>Offline edits</w:t>
            </w:r>
          </w:p>
        </w:tc>
      </w:tr>
    </w:tbl>
    <w:p w14:paraId="061195C4" w14:textId="77777777" w:rsidR="00000000" w:rsidRDefault="00000000">
      <w:pPr>
        <w:pStyle w:val="Heading1"/>
        <w:rPr>
          <w:rFonts w:eastAsia="Times New Roman"/>
        </w:rPr>
      </w:pPr>
      <w:r>
        <w:rPr>
          <w:rFonts w:eastAsia="Times New Roman"/>
        </w:rPr>
        <w:t>2 Open topics</w:t>
      </w:r>
    </w:p>
    <w:p w14:paraId="6BAB2763" w14:textId="77777777" w:rsidR="00000000" w:rsidRDefault="00000000">
      <w:pPr>
        <w:pStyle w:val="NormalWeb"/>
      </w:pPr>
      <w:r>
        <w:t> </w:t>
      </w:r>
    </w:p>
    <w:p w14:paraId="20130118" w14:textId="77777777" w:rsidR="00000000" w:rsidRDefault="00000000">
      <w:pPr>
        <w:pStyle w:val="Heading1"/>
        <w:rPr>
          <w:rFonts w:eastAsia="Times New Roman"/>
        </w:rPr>
      </w:pPr>
      <w:r>
        <w:rPr>
          <w:rFonts w:eastAsia="Times New Roman"/>
        </w:rPr>
        <w:t>3 Requirement</w:t>
      </w:r>
    </w:p>
    <w:p w14:paraId="141DC093" w14:textId="77777777" w:rsidR="00000000" w:rsidRDefault="00000000">
      <w:pPr>
        <w:pStyle w:val="NormalWeb"/>
      </w:pPr>
      <w:r>
        <w:t> Vistaar provides the information required for Chargeback Condition contract creation or update in a JSON file via the interface on a daily basis.</w:t>
      </w:r>
    </w:p>
    <w:p w14:paraId="54718C7C" w14:textId="77777777" w:rsidR="00000000" w:rsidRDefault="00000000">
      <w:pPr>
        <w:pStyle w:val="NormalWeb"/>
      </w:pPr>
      <w:r>
        <w:lastRenderedPageBreak/>
        <w:t>The SAP table ZSD_CB_PS_DEA_ID is used as the basis for contract creation. This table stores all PS Deal IDs received from Vistaar. It has the same structure as the JSON file</w:t>
      </w:r>
    </w:p>
    <w:p w14:paraId="23275D05" w14:textId="77777777" w:rsidR="00000000" w:rsidRDefault="00000000">
      <w:pPr>
        <w:rPr>
          <w:rFonts w:eastAsia="Times New Roman"/>
        </w:rPr>
      </w:pPr>
      <w:r>
        <w:rPr>
          <w:rFonts w:eastAsia="Times New Roman"/>
          <w:noProof/>
        </w:rPr>
        <w:drawing>
          <wp:inline distT="0" distB="0" distL="0" distR="0" wp14:anchorId="64EC79C5" wp14:editId="5F086F01">
            <wp:extent cx="448056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80560" cy="2194560"/>
                    </a:xfrm>
                    <a:prstGeom prst="rect">
                      <a:avLst/>
                    </a:prstGeom>
                    <a:noFill/>
                    <a:ln>
                      <a:noFill/>
                    </a:ln>
                  </pic:spPr>
                </pic:pic>
              </a:graphicData>
            </a:graphic>
          </wp:inline>
        </w:drawing>
      </w:r>
      <w:r>
        <w:rPr>
          <w:rFonts w:eastAsia="Times New Roman"/>
          <w:noProof/>
        </w:rPr>
        <w:drawing>
          <wp:inline distT="0" distB="0" distL="0" distR="0" wp14:anchorId="61975D8A" wp14:editId="5B3416A0">
            <wp:extent cx="4480560" cy="1005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80560" cy="1005840"/>
                    </a:xfrm>
                    <a:prstGeom prst="rect">
                      <a:avLst/>
                    </a:prstGeom>
                    <a:noFill/>
                    <a:ln>
                      <a:noFill/>
                    </a:ln>
                  </pic:spPr>
                </pic:pic>
              </a:graphicData>
            </a:graphic>
          </wp:inline>
        </w:drawing>
      </w:r>
    </w:p>
    <w:p w14:paraId="382858D7" w14:textId="77777777" w:rsidR="00000000" w:rsidRDefault="00000000">
      <w:pPr>
        <w:pStyle w:val="Heading3"/>
        <w:rPr>
          <w:rFonts w:eastAsia="Times New Roman"/>
        </w:rPr>
      </w:pPr>
      <w:r>
        <w:rPr>
          <w:rFonts w:eastAsia="Times New Roman"/>
        </w:rPr>
        <w:t>3.1 Approval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64"/>
        <w:gridCol w:w="1677"/>
        <w:gridCol w:w="857"/>
      </w:tblGrid>
      <w:tr w:rsidR="00000000" w14:paraId="3DB5FC42" w14:textId="77777777">
        <w:trPr>
          <w:divId w:val="203275542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509A4" w14:textId="77777777" w:rsidR="00000000" w:rsidRDefault="00000000">
            <w:pPr>
              <w:pStyle w:val="NormalWeb"/>
              <w:jc w:val="center"/>
              <w:rPr>
                <w:b/>
                <w:bCs/>
              </w:rPr>
            </w:pPr>
            <w:r>
              <w:rPr>
                <w:rStyle w:val="Strong"/>
              </w:rPr>
              <w:t>Approval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DB1B" w14:textId="77777777" w:rsidR="00000000" w:rsidRDefault="00000000">
            <w:pPr>
              <w:pStyle w:val="NormalWeb"/>
              <w:jc w:val="center"/>
              <w:rPr>
                <w:b/>
                <w:bCs/>
              </w:rPr>
            </w:pPr>
            <w:r>
              <w:rPr>
                <w:rStyle w:val="Strong"/>
              </w:rPr>
              <w:t>Who approved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55E77" w14:textId="77777777" w:rsidR="00000000" w:rsidRDefault="00000000">
            <w:pPr>
              <w:pStyle w:val="NormalWeb"/>
              <w:jc w:val="center"/>
              <w:rPr>
                <w:b/>
                <w:bCs/>
              </w:rPr>
            </w:pPr>
            <w:r>
              <w:rPr>
                <w:rStyle w:val="Strong"/>
              </w:rPr>
              <w:t>Details</w:t>
            </w:r>
          </w:p>
        </w:tc>
      </w:tr>
      <w:tr w:rsidR="00000000" w14:paraId="16F21EC9" w14:textId="77777777">
        <w:trPr>
          <w:divId w:val="20327554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B41BA" w14:textId="77777777" w:rsidR="00000000" w:rsidRDefault="00000000">
            <w:pP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53691"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7B22C8" w14:textId="77777777" w:rsidR="00000000" w:rsidRDefault="00000000">
            <w:pPr>
              <w:rPr>
                <w:rFonts w:eastAsia="Times New Roman"/>
                <w:sz w:val="20"/>
                <w:szCs w:val="20"/>
              </w:rPr>
            </w:pPr>
          </w:p>
        </w:tc>
      </w:tr>
    </w:tbl>
    <w:p w14:paraId="6193CD79" w14:textId="77777777" w:rsidR="00000000" w:rsidRDefault="00000000">
      <w:pPr>
        <w:pStyle w:val="Heading3"/>
        <w:rPr>
          <w:rFonts w:eastAsia="Times New Roman"/>
        </w:rPr>
      </w:pPr>
      <w:r>
        <w:rPr>
          <w:rFonts w:eastAsia="Times New Roman"/>
        </w:rPr>
        <w:t>3.2 Requirement overview</w:t>
      </w:r>
    </w:p>
    <w:p w14:paraId="7E3E8D98" w14:textId="77777777" w:rsidR="00000000" w:rsidRDefault="00000000">
      <w:pPr>
        <w:pStyle w:val="NormalWeb"/>
      </w:pPr>
      <w:r>
        <w:t> BBG has three types of chargebacks - Overall, Bank Contribution and Deal.</w:t>
      </w:r>
    </w:p>
    <w:p w14:paraId="40CAFCFA" w14:textId="77777777" w:rsidR="00000000" w:rsidRDefault="00000000">
      <w:pPr>
        <w:pStyle w:val="NormalWeb"/>
      </w:pPr>
      <w:r>
        <w:rPr>
          <w:rStyle w:val="Strong"/>
        </w:rPr>
        <w:t>Overall Chargebacks</w:t>
      </w:r>
    </w:p>
    <w:p w14:paraId="4657C6EE" w14:textId="77777777" w:rsidR="00000000" w:rsidRDefault="00000000">
      <w:pPr>
        <w:pStyle w:val="NormalWeb"/>
      </w:pPr>
      <w:r>
        <w:t>Condition contract types based on A/R codes:</w:t>
      </w:r>
    </w:p>
    <w:p w14:paraId="30777692" w14:textId="77777777" w:rsidR="00000000" w:rsidRDefault="00000000">
      <w:pPr>
        <w:pStyle w:val="NormalWeb"/>
        <w:numPr>
          <w:ilvl w:val="0"/>
          <w:numId w:val="2"/>
        </w:numPr>
      </w:pPr>
      <w:r>
        <w:t>OAR1 Overall Chargeback AR1</w:t>
      </w:r>
    </w:p>
    <w:p w14:paraId="720C9E45" w14:textId="77777777" w:rsidR="00000000" w:rsidRDefault="00000000">
      <w:pPr>
        <w:pStyle w:val="NormalWeb"/>
        <w:numPr>
          <w:ilvl w:val="0"/>
          <w:numId w:val="2"/>
        </w:numPr>
      </w:pPr>
      <w:r>
        <w:t>ODPP Overall Chargeback DPP</w:t>
      </w:r>
    </w:p>
    <w:p w14:paraId="6920B819" w14:textId="77777777" w:rsidR="00000000" w:rsidRDefault="00000000">
      <w:pPr>
        <w:pStyle w:val="NormalWeb"/>
        <w:numPr>
          <w:ilvl w:val="0"/>
          <w:numId w:val="2"/>
        </w:numPr>
      </w:pPr>
      <w:r>
        <w:t>OEG1 Overall Chargeback EG</w:t>
      </w:r>
    </w:p>
    <w:p w14:paraId="27437AD0" w14:textId="77777777" w:rsidR="00000000" w:rsidRDefault="00000000">
      <w:pPr>
        <w:pStyle w:val="NormalWeb"/>
        <w:numPr>
          <w:ilvl w:val="0"/>
          <w:numId w:val="2"/>
        </w:numPr>
      </w:pPr>
      <w:r>
        <w:t>ORSV Overall Chargeback RSV</w:t>
      </w:r>
    </w:p>
    <w:p w14:paraId="62CB4E55" w14:textId="77777777" w:rsidR="00000000" w:rsidRDefault="00000000">
      <w:pPr>
        <w:pStyle w:val="NormalWeb"/>
      </w:pPr>
      <w:r>
        <w:t>Chargeback conditions will be created at the Company Code and Product Pricing Group levels, independent of Distribution Channel (DC) and Premise.</w:t>
      </w:r>
    </w:p>
    <w:p w14:paraId="2C890BBD" w14:textId="77777777" w:rsidR="00000000" w:rsidRDefault="00000000">
      <w:pPr>
        <w:pStyle w:val="NormalWeb"/>
      </w:pPr>
      <w:r>
        <w:t>Business Volume includes all billing documents except those with DC '02'. DC '05' applies only to MO and is excluded in other states.</w:t>
      </w:r>
    </w:p>
    <w:p w14:paraId="20942AFA" w14:textId="77777777" w:rsidR="00000000" w:rsidRDefault="00000000">
      <w:pPr>
        <w:pStyle w:val="NormalWeb"/>
      </w:pPr>
      <w:r>
        <w:lastRenderedPageBreak/>
        <w:t>Condition Type ZCBK is used.</w:t>
      </w:r>
    </w:p>
    <w:p w14:paraId="6F418013" w14:textId="77777777" w:rsidR="00000000" w:rsidRDefault="00000000">
      <w:pPr>
        <w:pStyle w:val="NormalWeb"/>
      </w:pPr>
      <w:r>
        <w:t>Scales are not used; only the PS Deal ID with the Frontline Deal is considered</w:t>
      </w:r>
    </w:p>
    <w:p w14:paraId="3EDB4F24" w14:textId="77777777" w:rsidR="00000000" w:rsidRDefault="00000000">
      <w:pPr>
        <w:pStyle w:val="NormalWeb"/>
      </w:pPr>
      <w:r>
        <w:rPr>
          <w:rStyle w:val="Strong"/>
        </w:rPr>
        <w:t>Bank Contribution Chargebacks</w:t>
      </w:r>
    </w:p>
    <w:p w14:paraId="7E77E3D4" w14:textId="77777777" w:rsidR="00000000" w:rsidRDefault="00000000">
      <w:pPr>
        <w:pStyle w:val="NormalWeb"/>
      </w:pPr>
      <w:r>
        <w:t>Condition contract type based on A/R codes:</w:t>
      </w:r>
    </w:p>
    <w:p w14:paraId="586C2E5B" w14:textId="77777777" w:rsidR="00000000" w:rsidRDefault="00000000">
      <w:pPr>
        <w:pStyle w:val="NormalWeb"/>
        <w:numPr>
          <w:ilvl w:val="0"/>
          <w:numId w:val="3"/>
        </w:numPr>
      </w:pPr>
      <w:r>
        <w:t>BRSV  Reference Bank Chargeback</w:t>
      </w:r>
    </w:p>
    <w:p w14:paraId="493B3A17" w14:textId="77777777" w:rsidR="00000000" w:rsidRDefault="00000000">
      <w:pPr>
        <w:pStyle w:val="NormalWeb"/>
      </w:pPr>
      <w:r>
        <w:t>Chargeback condition will be created at the Company Code and Product Pricing Group levels, independent of the Distribution Channel (DC) and Premise</w:t>
      </w:r>
    </w:p>
    <w:p w14:paraId="003066D1" w14:textId="77777777" w:rsidR="00000000" w:rsidRDefault="00000000">
      <w:pPr>
        <w:pStyle w:val="NormalWeb"/>
      </w:pPr>
      <w:r>
        <w:t>Business Volume will include all billing documents except those with Distribution Channel (DC) '02'. Distribution Channel '05' will be included only for MO and excluded for all other states</w:t>
      </w:r>
    </w:p>
    <w:p w14:paraId="5BE506F6" w14:textId="77777777" w:rsidR="00000000" w:rsidRDefault="00000000">
      <w:pPr>
        <w:pStyle w:val="NormalWeb"/>
      </w:pPr>
      <w:r>
        <w:t>Condition Type ZCBB is used</w:t>
      </w:r>
    </w:p>
    <w:p w14:paraId="7C48FD8E" w14:textId="77777777" w:rsidR="00000000" w:rsidRDefault="00000000">
      <w:pPr>
        <w:pStyle w:val="NormalWeb"/>
      </w:pPr>
      <w:r>
        <w:t>Scales are not in use; only the PS Deal ID with the Frontline Deal to be considered</w:t>
      </w:r>
    </w:p>
    <w:p w14:paraId="17343849" w14:textId="77777777" w:rsidR="00000000" w:rsidRDefault="00000000">
      <w:pPr>
        <w:pStyle w:val="NormalWeb"/>
      </w:pPr>
      <w:r>
        <w:rPr>
          <w:rStyle w:val="Strong"/>
        </w:rPr>
        <w:t>Deal Chargebacks</w:t>
      </w:r>
    </w:p>
    <w:p w14:paraId="495FFA32" w14:textId="77777777" w:rsidR="00000000" w:rsidRDefault="00000000">
      <w:pPr>
        <w:pStyle w:val="NormalWeb"/>
      </w:pPr>
      <w:r>
        <w:t>Condition contract types based on A/R codes:</w:t>
      </w:r>
    </w:p>
    <w:p w14:paraId="020E3A6B" w14:textId="77777777" w:rsidR="00000000" w:rsidRDefault="00000000">
      <w:pPr>
        <w:pStyle w:val="NormalWeb"/>
        <w:numPr>
          <w:ilvl w:val="0"/>
          <w:numId w:val="4"/>
        </w:numPr>
      </w:pPr>
      <w:r>
        <w:t>DAR1  Deal Chargeback AR1</w:t>
      </w:r>
    </w:p>
    <w:p w14:paraId="76E3BDB6" w14:textId="77777777" w:rsidR="00000000" w:rsidRDefault="00000000">
      <w:pPr>
        <w:pStyle w:val="NormalWeb"/>
        <w:numPr>
          <w:ilvl w:val="0"/>
          <w:numId w:val="4"/>
        </w:numPr>
      </w:pPr>
      <w:r>
        <w:t>DAR2  Deal Chargeback AR2</w:t>
      </w:r>
    </w:p>
    <w:p w14:paraId="19F1DAB8" w14:textId="77777777" w:rsidR="00000000" w:rsidRDefault="00000000">
      <w:pPr>
        <w:pStyle w:val="NormalWeb"/>
        <w:numPr>
          <w:ilvl w:val="0"/>
          <w:numId w:val="4"/>
        </w:numPr>
      </w:pPr>
      <w:r>
        <w:t>DDPP  Deal Chargeback DPP</w:t>
      </w:r>
    </w:p>
    <w:p w14:paraId="6E60891A" w14:textId="77777777" w:rsidR="00000000" w:rsidRDefault="00000000">
      <w:pPr>
        <w:pStyle w:val="NormalWeb"/>
        <w:numPr>
          <w:ilvl w:val="0"/>
          <w:numId w:val="4"/>
        </w:numPr>
      </w:pPr>
      <w:r>
        <w:t>DEG1  Deal Chargeback EG</w:t>
      </w:r>
    </w:p>
    <w:p w14:paraId="0878967F" w14:textId="77777777" w:rsidR="00000000" w:rsidRDefault="00000000">
      <w:pPr>
        <w:pStyle w:val="NormalWeb"/>
        <w:numPr>
          <w:ilvl w:val="0"/>
          <w:numId w:val="4"/>
        </w:numPr>
      </w:pPr>
      <w:r>
        <w:t>DRSV  Deal Chargeback RSV</w:t>
      </w:r>
    </w:p>
    <w:p w14:paraId="153236EB" w14:textId="77777777" w:rsidR="00000000" w:rsidRDefault="00000000">
      <w:pPr>
        <w:pStyle w:val="NormalWeb"/>
      </w:pPr>
      <w:r>
        <w:t>Chargeback condition will be created at the Company Code and Product Pricing Group levels and Customer Price Groups (KONDA), independent of the Distribution Channel (DC) and Premise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84"/>
        <w:gridCol w:w="1351"/>
        <w:gridCol w:w="1751"/>
        <w:gridCol w:w="1537"/>
        <w:gridCol w:w="1097"/>
      </w:tblGrid>
      <w:tr w:rsidR="00000000" w14:paraId="6F053996" w14:textId="77777777">
        <w:trPr>
          <w:divId w:val="353579217"/>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1925D" w14:textId="77777777" w:rsidR="00000000" w:rsidRDefault="00000000">
            <w:pPr>
              <w:pStyle w:val="NormalWeb"/>
            </w:pPr>
            <w:r>
              <w:rPr>
                <w:rStyle w:val="Strong"/>
              </w:rPr>
              <w:t>JSON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8CE15" w14:textId="77777777" w:rsidR="00000000" w:rsidRDefault="00000000">
            <w:pPr>
              <w:pStyle w:val="NormalWeb"/>
            </w:pPr>
            <w:r>
              <w:rPr>
                <w:rStyle w:val="Strong"/>
              </w:rPr>
              <w:t>SAP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6BC5E" w14:textId="77777777" w:rsidR="00000000" w:rsidRDefault="00000000">
            <w:pPr>
              <w:pStyle w:val="NormalWeb"/>
            </w:pPr>
            <w:r>
              <w:rPr>
                <w:rStyle w:val="Strong"/>
              </w:rPr>
              <w:t> </w:t>
            </w:r>
          </w:p>
        </w:tc>
      </w:tr>
      <w:tr w:rsidR="00000000" w14:paraId="3530FD9F"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F2EB9" w14:textId="77777777" w:rsidR="00000000" w:rsidRDefault="00000000">
            <w:pPr>
              <w:pStyle w:val="NormalWeb"/>
            </w:pPr>
            <w:r>
              <w:rPr>
                <w:rStyle w:val="Strong"/>
              </w:rPr>
              <w:t>CUSTOMER_GROUP_TYPE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0332B" w14:textId="77777777" w:rsidR="00000000" w:rsidRDefault="00000000">
            <w:pPr>
              <w:pStyle w:val="NormalWeb"/>
            </w:pPr>
            <w:r>
              <w:rPr>
                <w:rStyle w:val="Strong"/>
              </w:rPr>
              <w:t>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7C8CB" w14:textId="77777777" w:rsidR="00000000" w:rsidRDefault="00000000">
            <w:pPr>
              <w:pStyle w:val="NormalWeb"/>
            </w:pPr>
            <w:r>
              <w:rPr>
                <w:rStyle w:val="Strong"/>
              </w:rPr>
              <w:t>STATE_CODE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EFB39" w14:textId="77777777" w:rsidR="00000000" w:rsidRDefault="00000000">
            <w:pPr>
              <w:pStyle w:val="NormalWeb"/>
            </w:pPr>
            <w:r>
              <w:rPr>
                <w:rStyle w:val="Strong"/>
              </w:rPr>
              <w:t>DistrChannel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88DB3" w14:textId="77777777" w:rsidR="00000000" w:rsidRDefault="00000000">
            <w:pPr>
              <w:pStyle w:val="NormalWeb"/>
            </w:pPr>
            <w:r>
              <w:rPr>
                <w:rStyle w:val="Strong"/>
              </w:rPr>
              <w:t>KONDA</w:t>
            </w:r>
          </w:p>
        </w:tc>
      </w:tr>
      <w:tr w:rsidR="00000000" w14:paraId="5565CBE3"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E7E53" w14:textId="77777777" w:rsidR="00000000" w:rsidRDefault="00000000">
            <w:pPr>
              <w:pStyle w:val="NormalWeb"/>
            </w:pPr>
            <w:r>
              <w:t>SP1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10D86" w14:textId="77777777" w:rsidR="00000000" w:rsidRDefault="00000000">
            <w:pPr>
              <w:pStyle w:val="NormalWeb"/>
            </w:pPr>
            <w:r>
              <w:t>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307938"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6FAE9"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4A4DF" w14:textId="77777777" w:rsidR="00000000" w:rsidRDefault="00000000">
            <w:pPr>
              <w:pStyle w:val="NormalWeb"/>
            </w:pPr>
            <w:r>
              <w:t>01</w:t>
            </w:r>
          </w:p>
        </w:tc>
      </w:tr>
      <w:tr w:rsidR="00000000" w14:paraId="77327ACF"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BAB3E" w14:textId="77777777" w:rsidR="00000000" w:rsidRDefault="00000000">
            <w:pPr>
              <w:pStyle w:val="NormalWeb"/>
            </w:pPr>
            <w:r>
              <w:t>SP1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532F5" w14:textId="77777777" w:rsidR="00000000" w:rsidRDefault="00000000">
            <w:pPr>
              <w:pStyle w:val="NormalWeb"/>
            </w:pPr>
            <w:r>
              <w: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094C7"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883D6"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69804" w14:textId="77777777" w:rsidR="00000000" w:rsidRDefault="00000000">
            <w:pPr>
              <w:pStyle w:val="NormalWeb"/>
            </w:pPr>
            <w:r>
              <w:t>02</w:t>
            </w:r>
          </w:p>
        </w:tc>
      </w:tr>
      <w:tr w:rsidR="00000000" w14:paraId="3218E602"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E6197" w14:textId="77777777" w:rsidR="00000000" w:rsidRDefault="00000000">
            <w:pPr>
              <w:pStyle w:val="NormalWeb"/>
            </w:pPr>
            <w:r>
              <w:t>SP1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2CA93" w14:textId="77777777" w:rsidR="00000000" w:rsidRDefault="00000000">
            <w:pPr>
              <w:pStyle w:val="NormalWeb"/>
            </w:pPr>
            <w:r>
              <w:t>BOTH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258C0"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36E15"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2D52C" w14:textId="77777777" w:rsidR="00000000" w:rsidRDefault="00000000">
            <w:pPr>
              <w:pStyle w:val="NormalWeb"/>
            </w:pPr>
            <w:r>
              <w:t>01 and 02</w:t>
            </w:r>
          </w:p>
        </w:tc>
      </w:tr>
      <w:tr w:rsidR="00000000" w14:paraId="791FE44D"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C994C" w14:textId="77777777" w:rsidR="00000000" w:rsidRDefault="00000000">
            <w:pPr>
              <w:pStyle w:val="NormalWeb"/>
            </w:pPr>
            <w:r>
              <w:t>MIL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D19F6C"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DDCF86"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F0F03" w14:textId="77777777" w:rsidR="00000000" w:rsidRDefault="00000000">
            <w:pPr>
              <w:pStyle w:val="NormalWeb"/>
            </w:pPr>
            <w:r>
              <w:t>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FBCEF" w14:textId="77777777" w:rsidR="00000000" w:rsidRDefault="00000000">
            <w:pPr>
              <w:pStyle w:val="NormalWeb"/>
            </w:pPr>
            <w:r>
              <w:t>03</w:t>
            </w:r>
          </w:p>
        </w:tc>
      </w:tr>
      <w:tr w:rsidR="00000000" w14:paraId="52733060"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6691D" w14:textId="77777777" w:rsidR="00000000" w:rsidRDefault="00000000">
            <w:pPr>
              <w:pStyle w:val="NormalWeb"/>
            </w:pPr>
            <w:r>
              <w:t>TRANS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B6336"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9FB1D"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361FA" w14:textId="77777777" w:rsidR="00000000" w:rsidRDefault="00000000">
            <w:pPr>
              <w:pStyle w:val="NormalWeb"/>
            </w:pPr>
            <w:r>
              <w:t>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27084" w14:textId="77777777" w:rsidR="00000000" w:rsidRDefault="00000000">
            <w:pPr>
              <w:pStyle w:val="NormalWeb"/>
            </w:pPr>
            <w:r>
              <w:t>04</w:t>
            </w:r>
          </w:p>
        </w:tc>
      </w:tr>
      <w:tr w:rsidR="00000000" w14:paraId="3FDB302F" w14:textId="77777777">
        <w:trPr>
          <w:divId w:val="3535792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3A419" w14:textId="77777777" w:rsidR="00000000" w:rsidRDefault="00000000">
            <w:pPr>
              <w:pStyle w:val="NormalWeb"/>
            </w:pPr>
            <w:r>
              <w:lastRenderedPageBreak/>
              <w:t>WHS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B2907"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B1B222" w14:textId="77777777" w:rsidR="00000000" w:rsidRDefault="00000000">
            <w:pPr>
              <w:pStyle w:val="NormalWeb"/>
            </w:pPr>
            <w:r>
              <w:t>= 'PA'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B8BDB"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0131AA" w14:textId="77777777" w:rsidR="00000000" w:rsidRDefault="00000000">
            <w:pPr>
              <w:pStyle w:val="NormalWeb"/>
            </w:pPr>
            <w:r>
              <w:t>05</w:t>
            </w:r>
          </w:p>
        </w:tc>
      </w:tr>
    </w:tbl>
    <w:p w14:paraId="56D4445A" w14:textId="77777777" w:rsidR="00000000" w:rsidRDefault="00000000">
      <w:pPr>
        <w:pStyle w:val="NormalWeb"/>
      </w:pPr>
      <w:r>
        <w:t>Business Volume will include all billing documents except those with Distribution Channel (DC) ’02’ and ‘05’</w:t>
      </w:r>
    </w:p>
    <w:p w14:paraId="284F2343" w14:textId="77777777" w:rsidR="00000000" w:rsidRDefault="00000000">
      <w:pPr>
        <w:pStyle w:val="NormalWeb"/>
      </w:pPr>
      <w:r>
        <w:t>KONDA to be added in COPA document (table CE11000)</w:t>
      </w:r>
    </w:p>
    <w:p w14:paraId="7F0890C3" w14:textId="77777777" w:rsidR="00000000" w:rsidRDefault="00000000">
      <w:pPr>
        <w:pStyle w:val="NormalWeb"/>
      </w:pPr>
      <w:r>
        <w:t>Scales are in use (PS Deal ID + Deal Levels)</w:t>
      </w:r>
    </w:p>
    <w:p w14:paraId="06A6775D" w14:textId="77777777" w:rsidR="00000000" w:rsidRDefault="00000000">
      <w:pPr>
        <w:pStyle w:val="Heading3"/>
        <w:rPr>
          <w:rFonts w:eastAsia="Times New Roman"/>
        </w:rPr>
      </w:pPr>
      <w:r>
        <w:rPr>
          <w:rFonts w:eastAsia="Times New Roman"/>
        </w:rPr>
        <w:t>3.3 Business requirement</w:t>
      </w:r>
    </w:p>
    <w:p w14:paraId="3B3DDB44" w14:textId="77777777" w:rsidR="00000000" w:rsidRDefault="00000000">
      <w:pPr>
        <w:pStyle w:val="NormalWeb"/>
      </w:pPr>
      <w:r>
        <w:t>The PS Deal ID with the Frontline Deal (without Customer Group Type in the JSON file) will be used for conditions creation including all Customer Price Groups (KONDA) in the contract</w:t>
      </w:r>
    </w:p>
    <w:p w14:paraId="4F11872F" w14:textId="77777777" w:rsidR="00000000" w:rsidRDefault="00000000">
      <w:pPr>
        <w:pStyle w:val="NormalWeb"/>
      </w:pPr>
      <w:r>
        <w:t>The contract validity period should be determined based on the Frontline Deal and must match the validity period agreed with the supplier. For that reason the PS Deal ID with the Frontline Deal should be processed first.</w:t>
      </w:r>
    </w:p>
    <w:p w14:paraId="6E7BFADA" w14:textId="77777777" w:rsidR="00000000" w:rsidRDefault="00000000">
      <w:pPr>
        <w:pStyle w:val="Heading1"/>
        <w:rPr>
          <w:rFonts w:eastAsia="Times New Roman"/>
        </w:rPr>
      </w:pPr>
      <w:r>
        <w:rPr>
          <w:rFonts w:eastAsia="Times New Roman"/>
        </w:rPr>
        <w:t>4 Detailed Functional Requirements</w:t>
      </w:r>
    </w:p>
    <w:p w14:paraId="255362CD" w14:textId="77777777" w:rsidR="00000000" w:rsidRDefault="00000000">
      <w:pPr>
        <w:pStyle w:val="NormalWeb"/>
      </w:pPr>
      <w:r>
        <w:t> </w:t>
      </w:r>
    </w:p>
    <w:p w14:paraId="0B0211A4" w14:textId="77777777" w:rsidR="00000000" w:rsidRDefault="00000000">
      <w:pPr>
        <w:pStyle w:val="Heading3"/>
        <w:rPr>
          <w:rFonts w:eastAsia="Times New Roman"/>
        </w:rPr>
      </w:pPr>
      <w:r>
        <w:rPr>
          <w:rFonts w:eastAsia="Times New Roman"/>
        </w:rPr>
        <w:t>4.1 Dependencies and constraints</w:t>
      </w:r>
    </w:p>
    <w:p w14:paraId="696B78C6" w14:textId="77777777" w:rsidR="00000000" w:rsidRDefault="00000000">
      <w:pPr>
        <w:pStyle w:val="NormalWeb"/>
      </w:pPr>
      <w:r>
        <w:t> Vistaar provides the information required for Chargeback Condition contract creation or update in a JSON file via the interface on a daily basis.</w:t>
      </w:r>
    </w:p>
    <w:p w14:paraId="5B05269C" w14:textId="77777777" w:rsidR="00000000" w:rsidRDefault="00000000">
      <w:pPr>
        <w:pStyle w:val="NormalWeb"/>
      </w:pPr>
      <w:r>
        <w:t>The SAP table ZSD_CB_PS_DEA_ID stores all PS Deal IDs received from Vistaar. It has the same structure as the JSON file</w:t>
      </w:r>
    </w:p>
    <w:p w14:paraId="6FA710FA" w14:textId="77777777" w:rsidR="00000000" w:rsidRDefault="00000000">
      <w:pPr>
        <w:pStyle w:val="NormalWeb"/>
      </w:pPr>
      <w:r>
        <w:t>This table is used for the creation or modification of Condition Contracts.</w:t>
      </w:r>
    </w:p>
    <w:p w14:paraId="77432CA5" w14:textId="77777777" w:rsidR="00000000" w:rsidRDefault="00000000">
      <w:pPr>
        <w:pStyle w:val="Heading3"/>
        <w:rPr>
          <w:rFonts w:eastAsia="Times New Roman"/>
        </w:rPr>
      </w:pPr>
      <w:r>
        <w:rPr>
          <w:rFonts w:eastAsia="Times New Roman"/>
        </w:rPr>
        <w:t>4.2 Requirement details</w:t>
      </w:r>
    </w:p>
    <w:p w14:paraId="6714B072" w14:textId="77777777" w:rsidR="00000000" w:rsidRDefault="00000000">
      <w:pPr>
        <w:pStyle w:val="NormalWeb"/>
      </w:pPr>
      <w:r>
        <w:rPr>
          <w:rStyle w:val="Strong"/>
        </w:rPr>
        <w:t>4.2.1 Create contract:</w:t>
      </w:r>
    </w:p>
    <w:p w14:paraId="1FC20505" w14:textId="77777777" w:rsidR="00000000" w:rsidRDefault="00000000">
      <w:pPr>
        <w:pStyle w:val="NormalWeb"/>
      </w:pPr>
      <w:r>
        <w:t>The PS Deal ID associated with the Frontline Deal (without Customer Group Type in the JSON file) will be used to create condition contracts. Created contract will include all Customer Price Groups ('01', ‘02’, ‘03’, ‘04’, and ‘05’ for PA).</w:t>
      </w:r>
    </w:p>
    <w:p w14:paraId="7147511A" w14:textId="77777777" w:rsidR="00000000" w:rsidRDefault="00000000">
      <w:pPr>
        <w:pStyle w:val="NormalWeb"/>
      </w:pPr>
      <w:r>
        <w:t xml:space="preserve">A new custom program </w:t>
      </w:r>
      <w:r>
        <w:rPr>
          <w:rStyle w:val="Strong"/>
        </w:rPr>
        <w:t xml:space="preserve">ZSD_CB_CONTR_CREATE </w:t>
      </w:r>
      <w:r>
        <w:t xml:space="preserve">and job are created for contract creation using </w:t>
      </w:r>
      <w:r>
        <w:rPr>
          <w:rStyle w:val="Strong"/>
        </w:rPr>
        <w:t>BAPI_CONDITION_CONTRACT_CREATE</w:t>
      </w:r>
      <w:r>
        <w:t>.</w:t>
      </w:r>
    </w:p>
    <w:p w14:paraId="57FF4CCD" w14:textId="77777777" w:rsidR="00000000" w:rsidRDefault="00000000">
      <w:pPr>
        <w:pStyle w:val="NormalWeb"/>
      </w:pPr>
      <w:r>
        <w:lastRenderedPageBreak/>
        <w:t>The program checks line items in table ZSD_CB_PS_DEAL_ID with the following selection criteria:</w:t>
      </w:r>
    </w:p>
    <w:p w14:paraId="78324623" w14:textId="77777777" w:rsidR="00000000" w:rsidRDefault="00000000">
      <w:pPr>
        <w:pStyle w:val="NormalWeb"/>
        <w:numPr>
          <w:ilvl w:val="0"/>
          <w:numId w:val="5"/>
        </w:numPr>
      </w:pPr>
      <w:r>
        <w:t>DEAL_LEVEL = 'Frontline Deal'</w:t>
      </w:r>
    </w:p>
    <w:p w14:paraId="3BB99B9C" w14:textId="77777777" w:rsidR="00000000" w:rsidRDefault="00000000">
      <w:pPr>
        <w:pStyle w:val="NormalWeb"/>
        <w:numPr>
          <w:ilvl w:val="0"/>
          <w:numId w:val="5"/>
        </w:numPr>
      </w:pPr>
      <w:r>
        <w:t>PS_DEAL_STATUS = 'C'</w:t>
      </w:r>
    </w:p>
    <w:p w14:paraId="5A9382EA" w14:textId="77777777" w:rsidR="00000000" w:rsidRDefault="00000000">
      <w:pPr>
        <w:pStyle w:val="NormalWeb"/>
        <w:numPr>
          <w:ilvl w:val="0"/>
          <w:numId w:val="5"/>
        </w:numPr>
      </w:pPr>
      <w:r>
        <w:t>CB_CONTRACT_STATUS is either blank or equal to 'E'</w:t>
      </w:r>
    </w:p>
    <w:p w14:paraId="681243A4" w14:textId="77777777" w:rsidR="00000000" w:rsidRDefault="00000000">
      <w:pPr>
        <w:pStyle w:val="NormalWeb"/>
      </w:pPr>
      <w:r>
        <w:t>The selected records are then compared with the existing condition contracts.</w:t>
      </w:r>
    </w:p>
    <w:p w14:paraId="1FB9D55A" w14:textId="77777777" w:rsidR="00000000" w:rsidRDefault="00000000">
      <w:pPr>
        <w:pStyle w:val="NormalWeb"/>
      </w:pPr>
      <w:r>
        <w:t>A separate condition contract shall be created for each unique combination of Chargeback type, Company code and Supplier. If a condition contract already exists for the same combination of Chargeback Type, Company Code, and Supplier, proceed with the update logic described in Section 4.2.2.</w:t>
      </w:r>
    </w:p>
    <w:p w14:paraId="373AB151" w14:textId="77777777" w:rsidR="00000000" w:rsidRDefault="00000000">
      <w:pPr>
        <w:pStyle w:val="NormalWeb"/>
      </w:pPr>
      <w:r>
        <w:t>If no condition contract exists for the combination, the system shall create one or more new condition contracts based on the Chargeback Type, A/R Code, Company Code, and Supplier, even if there is only a single line item in ZSD_CB_PS_DEAL_ID for the Product Pricing Group.</w:t>
      </w:r>
    </w:p>
    <w:p w14:paraId="61B13F2C" w14:textId="77777777" w:rsidR="00000000" w:rsidRDefault="00000000">
      <w:pPr>
        <w:pStyle w:val="NormalWeb"/>
      </w:pPr>
      <w:r>
        <w:t>To determine how many contracts must be created, the program shall evaluate all A/R account fields whose value is not 'null'. A separate condition contract shall be created for each populated A/R account code.</w:t>
      </w:r>
    </w:p>
    <w:p w14:paraId="67D17783" w14:textId="77777777" w:rsidR="00000000" w:rsidRDefault="00000000">
      <w:pPr>
        <w:pStyle w:val="NormalWeb"/>
        <w:spacing w:after="240" w:afterAutospacing="0"/>
        <w:divId w:val="1930036441"/>
      </w:pPr>
      <w:r>
        <w:t>Up to date mapping is being finalized in this file:</w:t>
      </w:r>
      <w:r>
        <w:br/>
      </w:r>
      <w:hyperlink r:id="rId57" w:history="1">
        <w:r>
          <w:rPr>
            <w:rStyle w:val="Hyperlink"/>
          </w:rPr>
          <w:t>https://epam-my.sharepoint.com/:x:/r/personal/piotr_kozlowski1_epam_com/_layouts/15/Doc.aspx?sourcedoc=%7B6045DE15-1A95-43FB-9488-62762D78CE6B%7D&amp;file=Contract%20creation%20mappings.xlsx&amp;action=default&amp;mobileredirect=true</w:t>
        </w:r>
      </w:hyperlink>
      <w:r>
        <w:t xml:space="preserve"> </w:t>
      </w:r>
    </w:p>
    <w:p w14:paraId="69E2D872" w14:textId="77777777" w:rsidR="00000000" w:rsidRDefault="00000000">
      <w:pPr>
        <w:pStyle w:val="NormalWeb"/>
      </w:pPr>
      <w:r>
        <w:rPr>
          <w:rStyle w:val="Strong"/>
          <w:i/>
          <w:iCs/>
        </w:rPr>
        <w:t>Basic data (structure KOMWCOCOH):</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64"/>
        <w:gridCol w:w="831"/>
        <w:gridCol w:w="884"/>
        <w:gridCol w:w="537"/>
        <w:gridCol w:w="1337"/>
        <w:gridCol w:w="4326"/>
        <w:gridCol w:w="4418"/>
        <w:gridCol w:w="2657"/>
      </w:tblGrid>
      <w:tr w:rsidR="00000000" w14:paraId="3D2F180A"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670EB" w14:textId="77777777" w:rsidR="00000000" w:rsidRDefault="00000000">
            <w:pPr>
              <w:pStyle w:val="NormalWeb"/>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76C99B" w14:textId="77777777" w:rsidR="00000000" w:rsidRDefault="00000000">
            <w:pPr>
              <w:pStyle w:val="NormalWeb"/>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0F7CD" w14:textId="77777777" w:rsidR="00000000" w:rsidRDefault="00000000">
            <w:pPr>
              <w:pStyle w:val="NormalWeb"/>
            </w:pPr>
            <w:r>
              <w:rPr>
                <w:rStyle w:val="Strong"/>
              </w:rPr>
              <w:t>Length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CF7206" w14:textId="77777777" w:rsidR="00000000" w:rsidRDefault="00000000">
            <w:pPr>
              <w:pStyle w:val="NormalWeb"/>
            </w:pPr>
            <w:r>
              <w:rPr>
                <w:rStyle w:val="Strong"/>
              </w:rPr>
              <w:t>Dec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6485E" w14:textId="77777777" w:rsidR="00000000" w:rsidRDefault="00000000">
            <w:pPr>
              <w:pStyle w:val="NormalWeb"/>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2FF1C" w14:textId="77777777" w:rsidR="00000000" w:rsidRDefault="00000000">
            <w:pPr>
              <w:pStyle w:val="NormalWeb"/>
            </w:pPr>
            <w:r>
              <w:rPr>
                <w:rStyle w:val="Strong"/>
              </w:rPr>
              <w:t>Mapping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1C184" w14:textId="77777777" w:rsidR="00000000" w:rsidRDefault="00000000">
            <w:pPr>
              <w:pStyle w:val="NormalWeb"/>
            </w:pPr>
            <w:r>
              <w:rPr>
                <w:rStyle w:val="Strong"/>
              </w:rPr>
              <w:t>Example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9D7F8" w14:textId="77777777" w:rsidR="00000000" w:rsidRDefault="00000000">
            <w:pPr>
              <w:pStyle w:val="NormalWeb"/>
            </w:pPr>
            <w:r>
              <w:rPr>
                <w:rStyle w:val="Strong"/>
              </w:rPr>
              <w:t>Comments</w:t>
            </w:r>
          </w:p>
        </w:tc>
      </w:tr>
      <w:tr w:rsidR="00000000" w14:paraId="6405DBA3"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A1465" w14:textId="77777777" w:rsidR="00000000" w:rsidRDefault="00000000">
            <w:pPr>
              <w:pStyle w:val="NormalWeb"/>
            </w:pPr>
            <w:r>
              <w:t>WCB_COCO_NUM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D3B96"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3BB9D"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152DF"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510E0" w14:textId="77777777" w:rsidR="00000000" w:rsidRDefault="00000000">
            <w:pPr>
              <w:pStyle w:val="NormalWeb"/>
            </w:pPr>
            <w:r>
              <w:t>Condition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452F60" w14:textId="77777777" w:rsidR="00000000" w:rsidRDefault="00000000">
            <w:pPr>
              <w:pStyle w:val="NormalWeb"/>
            </w:pPr>
            <w:r>
              <w:t>Internal numbering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75316" w14:textId="77777777" w:rsidR="00000000" w:rsidRDefault="00000000">
            <w:pPr>
              <w:pStyle w:val="NormalWeb"/>
            </w:pPr>
            <w:r>
              <w:t>1000025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B4B56" w14:textId="77777777" w:rsidR="00000000" w:rsidRDefault="00000000">
            <w:pPr>
              <w:pStyle w:val="NormalWeb"/>
            </w:pPr>
            <w:r>
              <w:t> </w:t>
            </w:r>
          </w:p>
        </w:tc>
      </w:tr>
      <w:tr w:rsidR="00000000" w14:paraId="0EFDD18F"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7DB4C" w14:textId="77777777" w:rsidR="00000000" w:rsidRDefault="00000000">
            <w:pPr>
              <w:pStyle w:val="NormalWeb"/>
            </w:pPr>
            <w:r>
              <w:lastRenderedPageBreak/>
              <w:t>WCB_CONTRACT_TYPE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4DFB5"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6E837"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74812"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5495F6" w14:textId="77777777" w:rsidR="00000000" w:rsidRDefault="00000000">
            <w:pPr>
              <w:pStyle w:val="NormalWeb"/>
            </w:pPr>
            <w:r>
              <w:t>Condition Contract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9B36B" w14:textId="77777777" w:rsidR="00000000" w:rsidRDefault="00000000">
            <w:pPr>
              <w:pStyle w:val="NormalWeb"/>
            </w:pPr>
            <w:r>
              <w:t>Mapping to be used:</w:t>
            </w:r>
          </w:p>
          <w:p w14:paraId="5934E5ED" w14:textId="77777777" w:rsidR="00000000" w:rsidRDefault="00000000">
            <w:pPr>
              <w:rPr>
                <w:rFonts w:eastAsia="Times New Roman"/>
              </w:rPr>
            </w:pPr>
            <w:r>
              <w:rPr>
                <w:rFonts w:eastAsia="Times New Roman"/>
                <w:noProof/>
              </w:rPr>
              <w:drawing>
                <wp:inline distT="0" distB="0" distL="0" distR="0" wp14:anchorId="37D3599D" wp14:editId="4221B799">
                  <wp:extent cx="2651760" cy="1737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51760" cy="173736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65935B" w14:textId="77777777" w:rsidR="00000000" w:rsidRDefault="00000000">
            <w:pPr>
              <w:pStyle w:val="NormalWeb"/>
            </w:pPr>
            <w:r>
              <w:t>DAR1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2F73B" w14:textId="77777777" w:rsidR="00000000" w:rsidRDefault="00000000">
            <w:pPr>
              <w:pStyle w:val="NormalWeb"/>
            </w:pPr>
            <w:r>
              <w:t>Assumptions applied:</w:t>
            </w:r>
          </w:p>
          <w:p w14:paraId="64635EDC" w14:textId="77777777" w:rsidR="00000000" w:rsidRDefault="00000000">
            <w:pPr>
              <w:pStyle w:val="NormalWeb"/>
              <w:numPr>
                <w:ilvl w:val="0"/>
                <w:numId w:val="6"/>
              </w:numPr>
            </w:pPr>
            <w:r>
              <w:t>Vendor_DA is a deal chargeback type,</w:t>
            </w:r>
          </w:p>
          <w:p w14:paraId="533B0240" w14:textId="77777777" w:rsidR="00000000" w:rsidRDefault="00000000">
            <w:pPr>
              <w:pStyle w:val="NormalWeb"/>
              <w:numPr>
                <w:ilvl w:val="0"/>
                <w:numId w:val="6"/>
              </w:numPr>
            </w:pPr>
            <w:r>
              <w:t>EVERYDAY_DA is an overall chargeback type, and</w:t>
            </w:r>
          </w:p>
          <w:p w14:paraId="19D23369" w14:textId="77777777" w:rsidR="00000000" w:rsidRDefault="00000000">
            <w:pPr>
              <w:pStyle w:val="NormalWeb"/>
              <w:numPr>
                <w:ilvl w:val="0"/>
                <w:numId w:val="6"/>
              </w:numPr>
            </w:pPr>
            <w:r>
              <w:t>LMI_SUPPORT is a contribution</w:t>
            </w:r>
          </w:p>
          <w:p w14:paraId="300AF4AC" w14:textId="77777777" w:rsidR="00000000" w:rsidRDefault="00000000">
            <w:pPr>
              <w:pStyle w:val="NormalWeb"/>
            </w:pPr>
            <w:r>
              <w:t>A separate condition contract shall be created for each unique combination of Chargeback type, Company code and Supplier.</w:t>
            </w:r>
          </w:p>
          <w:p w14:paraId="2F5946CC" w14:textId="77777777" w:rsidR="00000000" w:rsidRDefault="00000000">
            <w:pPr>
              <w:pStyle w:val="NormalWeb"/>
            </w:pPr>
            <w:r>
              <w:t>To determine how many contracts must be created, the program shall evaluate all A/R account fields whose value is not 'null'. A separate condition contract shall be created for each populated A/R account code.</w:t>
            </w:r>
          </w:p>
        </w:tc>
      </w:tr>
      <w:tr w:rsidR="00000000" w14:paraId="78019327"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D1F6F" w14:textId="77777777" w:rsidR="00000000" w:rsidRDefault="00000000">
            <w:pPr>
              <w:pStyle w:val="NormalWeb"/>
            </w:pPr>
            <w:r>
              <w:t>WCB_VEND_OWNER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BBFEA"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E3EA4"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5C9C2"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9E972" w14:textId="77777777" w:rsidR="00000000" w:rsidRDefault="00000000">
            <w:pPr>
              <w:pStyle w:val="NormalWeb"/>
            </w:pPr>
            <w:r>
              <w:t>Supplier as Partner of a Condition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DDAFAD" w14:textId="77777777" w:rsidR="00000000" w:rsidRDefault="00000000">
            <w:pPr>
              <w:pStyle w:val="NormalWeb"/>
            </w:pPr>
            <w:r>
              <w:t>Check  ZSD_CB_PS_DEA_ID-PRICING_GROUP_CODE and ZSD_CB_PS_DEA_ID-STATE_CODE go to the table KOTG971-REGIO and KOTG971-ZZPRDGRP with the same value and find KOTG971-MATNR --&gt; go to the table MARA-MATNR find MARA-PRDHA  --&gt; Supplier code = MARA-PRDHA (initial 6 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963F3" w14:textId="77777777" w:rsidR="00000000" w:rsidRDefault="00000000">
            <w:pPr>
              <w:pStyle w:val="NormalWeb"/>
            </w:pPr>
            <w:r>
              <w:t>300123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C54E5" w14:textId="77777777" w:rsidR="00000000" w:rsidRDefault="00000000">
            <w:pPr>
              <w:pStyle w:val="NormalWeb"/>
            </w:pPr>
            <w:r>
              <w:t>One contract to be created for one Supplier in each Company Code</w:t>
            </w:r>
          </w:p>
        </w:tc>
      </w:tr>
      <w:tr w:rsidR="00000000" w14:paraId="500484BB"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747AF" w14:textId="77777777" w:rsidR="00000000" w:rsidRDefault="00000000">
            <w:pPr>
              <w:pStyle w:val="NormalWeb"/>
            </w:pPr>
            <w:r>
              <w:t>WCB_CREATED_BY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602FA"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D1B24" w14:textId="77777777" w:rsidR="00000000" w:rsidRDefault="00000000">
            <w:pPr>
              <w:pStyle w:val="NormalWeb"/>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72A9E"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AB082" w14:textId="77777777" w:rsidR="00000000" w:rsidRDefault="00000000">
            <w:pPr>
              <w:pStyle w:val="NormalWeb"/>
            </w:pPr>
            <w:r>
              <w:t>Condition Contract Created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26582" w14:textId="77777777" w:rsidR="00000000" w:rsidRDefault="00000000">
            <w:pPr>
              <w:pStyle w:val="NormalWeb"/>
            </w:pPr>
            <w:r>
              <w:t>User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D16DA" w14:textId="77777777" w:rsidR="00000000" w:rsidRDefault="00000000">
            <w:pPr>
              <w:pStyle w:val="NormalWeb"/>
            </w:pPr>
            <w:r>
              <w:t>SAP_SYSTEM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26EE0" w14:textId="77777777" w:rsidR="00000000" w:rsidRDefault="00000000">
            <w:pPr>
              <w:pStyle w:val="NormalWeb"/>
            </w:pPr>
            <w:r>
              <w:t>to be defined automatically by system</w:t>
            </w:r>
          </w:p>
        </w:tc>
      </w:tr>
      <w:tr w:rsidR="00000000" w14:paraId="2CECF3AD"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64CF6D" w14:textId="77777777" w:rsidR="00000000" w:rsidRDefault="00000000">
            <w:pPr>
              <w:pStyle w:val="NormalWeb"/>
            </w:pPr>
            <w:r>
              <w:lastRenderedPageBreak/>
              <w:t>WCB_CREATED_ON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66C1B" w14:textId="77777777" w:rsidR="00000000" w:rsidRDefault="00000000">
            <w:pPr>
              <w:pStyle w:val="NormalWeb"/>
            </w:pPr>
            <w: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E03AE"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FE2B4"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911F2" w14:textId="77777777" w:rsidR="00000000" w:rsidRDefault="00000000">
            <w:pPr>
              <w:pStyle w:val="NormalWeb"/>
            </w:pPr>
            <w:r>
              <w:t>Date of Condition Contract Creation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242BD" w14:textId="77777777" w:rsidR="00000000" w:rsidRDefault="00000000">
            <w:pPr>
              <w:pStyle w:val="NormalWeb"/>
            </w:pPr>
            <w:r>
              <w:t>Entry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70DA0" w14:textId="77777777" w:rsidR="00000000" w:rsidRDefault="00000000">
            <w:pPr>
              <w:pStyle w:val="NormalWeb"/>
            </w:pPr>
            <w:r>
              <w:t>2/25/2026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2791C" w14:textId="77777777" w:rsidR="00000000" w:rsidRDefault="00000000">
            <w:pPr>
              <w:pStyle w:val="NormalWeb"/>
            </w:pPr>
            <w:r>
              <w:t>to be defined automatically by system</w:t>
            </w:r>
          </w:p>
        </w:tc>
      </w:tr>
      <w:tr w:rsidR="00000000" w14:paraId="60042E55"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CF8C9" w14:textId="77777777" w:rsidR="00000000" w:rsidRDefault="00000000">
            <w:pPr>
              <w:pStyle w:val="NormalWeb"/>
            </w:pPr>
            <w:r>
              <w:t>WCB_REC_TIME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0EEB1" w14:textId="77777777" w:rsidR="00000000" w:rsidRDefault="00000000">
            <w:pPr>
              <w:pStyle w:val="NormalWeb"/>
            </w:pPr>
            <w:r>
              <w:t>TIMS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1D492"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49776"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39370" w14:textId="77777777" w:rsidR="00000000" w:rsidRDefault="00000000">
            <w:pPr>
              <w:pStyle w:val="NormalWeb"/>
            </w:pPr>
            <w:r>
              <w:t>Time of Condition Contract Creation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BF60B" w14:textId="77777777" w:rsidR="00000000" w:rsidRDefault="00000000">
            <w:pPr>
              <w:pStyle w:val="NormalWeb"/>
            </w:pPr>
            <w:r>
              <w:t>Time of entry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AF356" w14:textId="77777777" w:rsidR="00000000" w:rsidRDefault="00000000">
            <w:pPr>
              <w:pStyle w:val="NormalWeb"/>
            </w:pPr>
            <w:r>
              <w:t>10:58:25 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62772" w14:textId="77777777" w:rsidR="00000000" w:rsidRDefault="00000000">
            <w:pPr>
              <w:pStyle w:val="NormalWeb"/>
            </w:pPr>
            <w:r>
              <w:t>to be defined automatically by system</w:t>
            </w:r>
          </w:p>
        </w:tc>
      </w:tr>
      <w:tr w:rsidR="00000000" w14:paraId="49476746"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25EB4" w14:textId="77777777" w:rsidR="00000000" w:rsidRDefault="00000000">
            <w:pPr>
              <w:pStyle w:val="NormalWeb"/>
            </w:pPr>
            <w:r>
              <w:t>WCB_GUID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7E17B" w14:textId="77777777" w:rsidR="00000000" w:rsidRDefault="00000000">
            <w:pPr>
              <w:pStyle w:val="NormalWeb"/>
            </w:pPr>
            <w:r>
              <w:t>RAW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1E719" w14:textId="77777777" w:rsidR="00000000" w:rsidRDefault="00000000">
            <w:pPr>
              <w:pStyle w:val="NormalWeb"/>
            </w:pPr>
            <w: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BABDC"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CE179" w14:textId="77777777" w:rsidR="00000000" w:rsidRDefault="00000000">
            <w:pPr>
              <w:pStyle w:val="NormalWeb"/>
            </w:pPr>
            <w:r>
              <w:t>Condition Contract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2D4E4" w14:textId="77777777" w:rsidR="00000000" w:rsidRDefault="00000000">
            <w:pPr>
              <w:pStyle w:val="NormalWeb"/>
            </w:pPr>
            <w:r>
              <w:t>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E2B70" w14:textId="77777777" w:rsidR="00000000" w:rsidRDefault="00000000">
            <w:pPr>
              <w:pStyle w:val="NormalWeb"/>
            </w:pPr>
            <w:r>
              <w:t>005056AED8E51FE184CC494B9D6C3F19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51DDD" w14:textId="77777777" w:rsidR="00000000" w:rsidRDefault="00000000">
            <w:pPr>
              <w:pStyle w:val="NormalWeb"/>
            </w:pPr>
            <w:r>
              <w:t>to be defined automatically by system</w:t>
            </w:r>
          </w:p>
        </w:tc>
      </w:tr>
      <w:tr w:rsidR="00000000" w14:paraId="0EBF1792"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1C6EA" w14:textId="77777777" w:rsidR="00000000" w:rsidRDefault="00000000">
            <w:pPr>
              <w:pStyle w:val="NormalWeb"/>
            </w:pPr>
            <w:r>
              <w:t>WCB_DATE_FROM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8DAB9" w14:textId="77777777" w:rsidR="00000000" w:rsidRDefault="00000000">
            <w:pPr>
              <w:pStyle w:val="NormalWeb"/>
            </w:pPr>
            <w: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BAB46"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E65B85"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1EBEA" w14:textId="77777777" w:rsidR="00000000" w:rsidRDefault="00000000">
            <w:pPr>
              <w:pStyle w:val="NormalWeb"/>
            </w:pPr>
            <w:r>
              <w:t>Valid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42762" w14:textId="77777777" w:rsidR="00000000" w:rsidRDefault="00000000">
            <w:pPr>
              <w:pStyle w:val="NormalWeb"/>
            </w:pPr>
            <w:r>
              <w:t>Check ZSD_CB_PS_DEA_ID-START_DATE - if year is 2026, start date should be ‘9/1/2026’ in PRD and ‘5/1/2026’ in QAS, for all another years start date to be ‘1/1/YYYY’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796FF" w14:textId="77777777" w:rsidR="00000000" w:rsidRDefault="00000000">
            <w:pPr>
              <w:pStyle w:val="NormalWeb"/>
            </w:pPr>
            <w:r>
              <w:t>1/1/2021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8778C" w14:textId="77777777" w:rsidR="00000000" w:rsidRDefault="00000000">
            <w:pPr>
              <w:pStyle w:val="NormalWeb"/>
            </w:pPr>
            <w:r>
              <w:t> </w:t>
            </w:r>
          </w:p>
        </w:tc>
      </w:tr>
      <w:tr w:rsidR="00000000" w14:paraId="55D324FF"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7EA1E" w14:textId="77777777" w:rsidR="00000000" w:rsidRDefault="00000000">
            <w:pPr>
              <w:pStyle w:val="NormalWeb"/>
            </w:pPr>
            <w:r>
              <w:t>WCB_DATE_TO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5EF" w14:textId="77777777" w:rsidR="00000000" w:rsidRDefault="00000000">
            <w:pPr>
              <w:pStyle w:val="NormalWeb"/>
            </w:pPr>
            <w:r>
              <w:rPr>
                <w:shd w:val="clear" w:color="auto" w:fill="D3F1A7"/>
              </w:rP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24764" w14:textId="77777777" w:rsidR="00000000" w:rsidRDefault="00000000">
            <w:pPr>
              <w:pStyle w:val="NormalWeb"/>
            </w:pPr>
            <w:r>
              <w:rPr>
                <w:shd w:val="clear" w:color="auto" w:fill="D3F1A7"/>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97A94" w14:textId="77777777" w:rsidR="00000000" w:rsidRDefault="00000000">
            <w:pPr>
              <w:pStyle w:val="NormalWeb"/>
            </w:pPr>
            <w:r>
              <w:rPr>
                <w:shd w:val="clear" w:color="auto" w:fill="D3F1A7"/>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062E6" w14:textId="77777777" w:rsidR="00000000" w:rsidRDefault="00000000">
            <w:pPr>
              <w:pStyle w:val="NormalWeb"/>
            </w:pPr>
            <w:r>
              <w:rPr>
                <w:shd w:val="clear" w:color="auto" w:fill="D3F1A7"/>
              </w:rPr>
              <w:t>Valid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ED0F2" w14:textId="77777777" w:rsidR="00000000" w:rsidRDefault="00000000">
            <w:pPr>
              <w:pStyle w:val="NormalWeb"/>
            </w:pPr>
            <w:del w:id="0" w:author="Unknown">
              <w:r>
                <w:rPr>
                  <w:shd w:val="clear" w:color="auto" w:fill="D3F1A7"/>
                </w:rPr>
                <w:delText>ZSD_CB_PS_DEA_ID-END_DATE</w:delText>
              </w:r>
            </w:del>
            <w:r>
              <w:rPr>
                <w:shd w:val="clear" w:color="auto" w:fill="D3F1A7"/>
              </w:rPr>
              <w:t xml:space="preserve"> Default date 12/31/2050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2A104" w14:textId="77777777" w:rsidR="00000000" w:rsidRDefault="00000000">
            <w:pPr>
              <w:pStyle w:val="NormalWeb"/>
            </w:pPr>
            <w:r>
              <w:t>12/31/2050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7ECC6" w14:textId="77777777" w:rsidR="00000000" w:rsidRDefault="00000000">
            <w:pPr>
              <w:pStyle w:val="NormalWeb"/>
            </w:pPr>
            <w:r>
              <w:t> </w:t>
            </w:r>
          </w:p>
        </w:tc>
      </w:tr>
      <w:tr w:rsidR="00000000" w14:paraId="3FD6B363"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F25E7" w14:textId="77777777" w:rsidR="00000000" w:rsidRDefault="00000000">
            <w:pPr>
              <w:pStyle w:val="NormalWeb"/>
            </w:pPr>
            <w:r>
              <w:t>SYSTZONLO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DCB89"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961E97" w14:textId="77777777" w:rsidR="00000000" w:rsidRDefault="00000000">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2035D6"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E2850" w14:textId="77777777" w:rsidR="00000000" w:rsidRDefault="00000000">
            <w:pPr>
              <w:pStyle w:val="NormalWeb"/>
            </w:pPr>
            <w:r>
              <w:t>Time Zone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D492C" w14:textId="77777777" w:rsidR="00000000" w:rsidRDefault="00000000">
            <w:pPr>
              <w:pStyle w:val="NormalWeb"/>
            </w:pPr>
            <w:r>
              <w:t>Time zone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CFB18" w14:textId="77777777" w:rsidR="00000000" w:rsidRDefault="00000000">
            <w:pPr>
              <w:pStyle w:val="NormalWeb"/>
            </w:pPr>
            <w:r>
              <w: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A6F4" w14:textId="77777777" w:rsidR="00000000" w:rsidRDefault="00000000">
            <w:pPr>
              <w:pStyle w:val="NormalWeb"/>
            </w:pPr>
            <w:r>
              <w:t>to be defined automatically by system</w:t>
            </w:r>
          </w:p>
        </w:tc>
      </w:tr>
      <w:tr w:rsidR="00000000" w14:paraId="7DA62067"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CA127" w14:textId="77777777" w:rsidR="00000000" w:rsidRDefault="00000000">
            <w:pPr>
              <w:pStyle w:val="NormalWeb"/>
            </w:pPr>
            <w:r>
              <w:t>WCB_CC_CURR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F13E2" w14:textId="77777777" w:rsidR="00000000" w:rsidRDefault="00000000">
            <w:pPr>
              <w:pStyle w:val="NormalWeb"/>
            </w:pPr>
            <w:r>
              <w:t>CUKY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AA037"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13306"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0F4D3E" w14:textId="77777777" w:rsidR="00000000" w:rsidRDefault="00000000">
            <w:pPr>
              <w:pStyle w:val="NormalWeb"/>
            </w:pPr>
            <w:r>
              <w:t>Currency of Condition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12F1C2" w14:textId="77777777" w:rsidR="00000000" w:rsidRDefault="00000000">
            <w:pPr>
              <w:pStyle w:val="NormalWeb"/>
            </w:pPr>
            <w:r>
              <w:t>Default value = 'USD'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155B9" w14:textId="77777777" w:rsidR="00000000" w:rsidRDefault="00000000">
            <w:pPr>
              <w:pStyle w:val="NormalWeb"/>
            </w:pPr>
            <w:r>
              <w:t> 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28787" w14:textId="77777777" w:rsidR="00000000" w:rsidRDefault="00000000">
            <w:pPr>
              <w:pStyle w:val="NormalWeb"/>
            </w:pPr>
            <w:r>
              <w:t> </w:t>
            </w:r>
          </w:p>
        </w:tc>
      </w:tr>
      <w:tr w:rsidR="00000000" w14:paraId="0B725A48"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611DE" w14:textId="77777777" w:rsidR="00000000" w:rsidRDefault="00000000">
            <w:pPr>
              <w:pStyle w:val="NormalWeb"/>
            </w:pPr>
            <w:r>
              <w:t>WCB_CONTRACT_CATEGORY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854A1"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37C4F"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491AE"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595C8" w14:textId="77777777" w:rsidR="00000000" w:rsidRDefault="00000000">
            <w:pPr>
              <w:pStyle w:val="NormalWeb"/>
            </w:pPr>
            <w:r>
              <w:t>Condition Contract 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FDDC3" w14:textId="77777777" w:rsidR="00000000" w:rsidRDefault="00000000">
            <w:pPr>
              <w:pStyle w:val="NormalWeb"/>
            </w:pPr>
            <w:r>
              <w:t>Default value = 'Z1' (new customizing 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B8650" w14:textId="77777777" w:rsidR="00000000" w:rsidRDefault="00000000">
            <w:pPr>
              <w:pStyle w:val="NormalWeb"/>
            </w:pPr>
            <w:r>
              <w:t>Z1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C8A4C" w14:textId="77777777" w:rsidR="00000000" w:rsidRDefault="00000000">
            <w:pPr>
              <w:pStyle w:val="NormalWeb"/>
            </w:pPr>
            <w:r>
              <w:t> Purchasing chargeback</w:t>
            </w:r>
          </w:p>
        </w:tc>
      </w:tr>
      <w:tr w:rsidR="00000000" w14:paraId="16FC5DF0"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E3960" w14:textId="77777777" w:rsidR="00000000" w:rsidRDefault="00000000">
            <w:pPr>
              <w:pStyle w:val="NormalWeb"/>
            </w:pPr>
            <w:r>
              <w:t>WCB_CREATED_ON_TIMESTAMP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BDAB5" w14:textId="77777777" w:rsidR="00000000" w:rsidRDefault="00000000">
            <w:pPr>
              <w:pStyle w:val="NormalWeb"/>
            </w:pPr>
            <w:r>
              <w:t>DEC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252DC" w14:textId="77777777" w:rsidR="00000000" w:rsidRDefault="00000000">
            <w:pPr>
              <w:pStyle w:val="NormalWeb"/>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17433"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39DCD" w14:textId="77777777" w:rsidR="00000000" w:rsidRDefault="00000000">
            <w:pPr>
              <w:pStyle w:val="NormalWeb"/>
            </w:pPr>
            <w:r>
              <w:t>UTC Time Stamp of Condition Contract Creation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969B6" w14:textId="77777777" w:rsidR="00000000" w:rsidRDefault="00000000">
            <w:pPr>
              <w:pStyle w:val="NormalWeb"/>
            </w:pPr>
            <w:r>
              <w:t>System date/time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9335A"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13BB12" w14:textId="77777777" w:rsidR="00000000" w:rsidRDefault="00000000">
            <w:pPr>
              <w:pStyle w:val="NormalWeb"/>
            </w:pPr>
            <w:r>
              <w:t> to be defined automatically by system</w:t>
            </w:r>
          </w:p>
        </w:tc>
      </w:tr>
      <w:tr w:rsidR="00000000" w14:paraId="05478586"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C73BC" w14:textId="77777777" w:rsidR="00000000" w:rsidRDefault="00000000">
            <w:pPr>
              <w:pStyle w:val="NormalWeb"/>
            </w:pPr>
            <w:r>
              <w:t>WCB_CHANGED_ON_TIMESTAMP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E0F24C" w14:textId="77777777" w:rsidR="00000000" w:rsidRDefault="00000000">
            <w:pPr>
              <w:pStyle w:val="NormalWeb"/>
            </w:pPr>
            <w:r>
              <w:t>DEC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C493D" w14:textId="77777777" w:rsidR="00000000" w:rsidRDefault="00000000">
            <w:pPr>
              <w:pStyle w:val="NormalWeb"/>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29E45"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EB9AC" w14:textId="77777777" w:rsidR="00000000" w:rsidRDefault="00000000">
            <w:pPr>
              <w:pStyle w:val="NormalWeb"/>
            </w:pPr>
            <w:r>
              <w:t>UTC Time Stamp of Last Condition Contract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5D806" w14:textId="77777777" w:rsidR="00000000" w:rsidRDefault="00000000">
            <w:pPr>
              <w:pStyle w:val="NormalWeb"/>
            </w:pPr>
            <w:r>
              <w:t>Not relevant for contract creation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D1E2B"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B361B" w14:textId="77777777" w:rsidR="00000000" w:rsidRDefault="00000000">
            <w:pPr>
              <w:pStyle w:val="NormalWeb"/>
            </w:pPr>
            <w:r>
              <w:t> to be defined automatically by system</w:t>
            </w:r>
          </w:p>
        </w:tc>
      </w:tr>
      <w:tr w:rsidR="00000000" w14:paraId="695D2182"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DA25BF" w14:textId="77777777" w:rsidR="00000000" w:rsidRDefault="00000000">
            <w:pPr>
              <w:pStyle w:val="NormalWeb"/>
            </w:pPr>
            <w:r>
              <w:lastRenderedPageBreak/>
              <w:t>WCB_OWNER_TYPE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6CF7B"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252E9"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39B73"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F5D6C" w14:textId="77777777" w:rsidR="00000000" w:rsidRDefault="00000000">
            <w:pPr>
              <w:pStyle w:val="NormalWeb"/>
            </w:pPr>
            <w:r>
              <w:t>Type of Business Partner for Condition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FDF7D" w14:textId="77777777" w:rsidR="00000000" w:rsidRDefault="00000000">
            <w:pPr>
              <w:pStyle w:val="NormalWeb"/>
            </w:pPr>
            <w:r>
              <w:t>Default value = 'V'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AD7D93" w14:textId="77777777" w:rsidR="00000000" w:rsidRDefault="00000000">
            <w:pPr>
              <w:pStyle w:val="NormalWeb"/>
            </w:pPr>
            <w:r>
              <w:t> 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74EF6" w14:textId="77777777" w:rsidR="00000000" w:rsidRDefault="00000000">
            <w:pPr>
              <w:pStyle w:val="NormalWeb"/>
            </w:pPr>
            <w:r>
              <w:t> </w:t>
            </w:r>
          </w:p>
        </w:tc>
      </w:tr>
      <w:tr w:rsidR="00000000" w14:paraId="295E4300" w14:textId="77777777">
        <w:trPr>
          <w:divId w:val="17343471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B78E1"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924DB"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CC95"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0066F7"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AEEDE"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2A8C05"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A7FB3"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11AE74" w14:textId="77777777" w:rsidR="00000000" w:rsidRDefault="00000000">
            <w:pPr>
              <w:pStyle w:val="NormalWeb"/>
            </w:pPr>
            <w:r>
              <w:t> </w:t>
            </w:r>
          </w:p>
        </w:tc>
      </w:tr>
    </w:tbl>
    <w:p w14:paraId="203D2CF2" w14:textId="77777777" w:rsidR="00000000" w:rsidRDefault="00000000">
      <w:pPr>
        <w:pStyle w:val="NormalWeb"/>
      </w:pPr>
      <w:r>
        <w:t>Mapping for contract types: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5"/>
        <w:gridCol w:w="1450"/>
      </w:tblGrid>
      <w:tr w:rsidR="00000000" w14:paraId="6F3BDD41"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20080" w14:textId="77777777" w:rsidR="00000000" w:rsidRDefault="00000000">
            <w:pPr>
              <w:pStyle w:val="NormalWeb"/>
            </w:pPr>
            <w:r>
              <w:t>value in ZSD_CB_PS_DEAL_ID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A1E5F" w14:textId="77777777" w:rsidR="00000000" w:rsidRDefault="00000000">
            <w:pPr>
              <w:pStyle w:val="NormalWeb"/>
            </w:pPr>
            <w:r>
              <w:t>Contract type</w:t>
            </w:r>
          </w:p>
        </w:tc>
      </w:tr>
      <w:tr w:rsidR="00000000" w14:paraId="3CFA5515"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3F009" w14:textId="77777777" w:rsidR="00000000" w:rsidRDefault="00000000">
            <w:pPr>
              <w:pStyle w:val="NormalWeb"/>
            </w:pPr>
            <w:r>
              <w:t>EVERYDAY_DA_1_ACC = "AR1"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C78FD" w14:textId="77777777" w:rsidR="00000000" w:rsidRDefault="00000000">
            <w:pPr>
              <w:pStyle w:val="NormalWeb"/>
            </w:pPr>
            <w:r>
              <w:t>OAR1</w:t>
            </w:r>
          </w:p>
        </w:tc>
      </w:tr>
      <w:tr w:rsidR="00000000" w14:paraId="1877244F"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9ED1EE" w14:textId="77777777" w:rsidR="00000000" w:rsidRDefault="00000000">
            <w:pPr>
              <w:pStyle w:val="NormalWeb"/>
            </w:pPr>
            <w:r>
              <w:t>EVERYDAY_DA_2_ACC: "EG"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8865A" w14:textId="77777777" w:rsidR="00000000" w:rsidRDefault="00000000">
            <w:pPr>
              <w:pStyle w:val="NormalWeb"/>
            </w:pPr>
            <w:r>
              <w:t>OEG1</w:t>
            </w:r>
          </w:p>
        </w:tc>
      </w:tr>
      <w:tr w:rsidR="00000000" w14:paraId="6B5B303F"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B8969C" w14:textId="77777777" w:rsidR="00000000" w:rsidRDefault="00000000">
            <w:pPr>
              <w:pStyle w:val="NormalWeb"/>
            </w:pPr>
            <w:r>
              <w:t>EVERYDAY_DA_3_ACC: "DPP"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6A315" w14:textId="77777777" w:rsidR="00000000" w:rsidRDefault="00000000">
            <w:pPr>
              <w:pStyle w:val="NormalWeb"/>
            </w:pPr>
            <w:r>
              <w:t>ODPP</w:t>
            </w:r>
          </w:p>
        </w:tc>
      </w:tr>
      <w:tr w:rsidR="00000000" w14:paraId="24AFEAFD"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6D600" w14:textId="77777777" w:rsidR="00000000" w:rsidRDefault="00000000">
            <w:pPr>
              <w:pStyle w:val="NormalWeb"/>
            </w:pPr>
            <w:r>
              <w:t>EVERYDAY_DA_4_ACC: "RSV"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C943E" w14:textId="77777777" w:rsidR="00000000" w:rsidRDefault="00000000">
            <w:pPr>
              <w:pStyle w:val="NormalWeb"/>
            </w:pPr>
            <w:r>
              <w:t>ORSV</w:t>
            </w:r>
          </w:p>
        </w:tc>
      </w:tr>
      <w:tr w:rsidR="00000000" w14:paraId="4F3B6483"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6A4EF" w14:textId="77777777" w:rsidR="00000000" w:rsidRDefault="00000000">
            <w:pPr>
              <w:pStyle w:val="NormalWeb"/>
            </w:pPr>
            <w:r>
              <w:t>VENDOR_DA_1_ACC: "AR1"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822111" w14:textId="77777777" w:rsidR="00000000" w:rsidRDefault="00000000">
            <w:pPr>
              <w:pStyle w:val="NormalWeb"/>
            </w:pPr>
            <w:r>
              <w:t>DAR1</w:t>
            </w:r>
          </w:p>
        </w:tc>
      </w:tr>
      <w:tr w:rsidR="00000000" w14:paraId="55F38EBC"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BDF8A" w14:textId="77777777" w:rsidR="00000000" w:rsidRDefault="00000000">
            <w:pPr>
              <w:pStyle w:val="NormalWeb"/>
            </w:pPr>
            <w:r>
              <w:t>VENDOR_DA_2_ACC: "AR2"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B84D3" w14:textId="77777777" w:rsidR="00000000" w:rsidRDefault="00000000">
            <w:pPr>
              <w:pStyle w:val="NormalWeb"/>
            </w:pPr>
            <w:r>
              <w:t>DAR2</w:t>
            </w:r>
          </w:p>
        </w:tc>
      </w:tr>
      <w:tr w:rsidR="00000000" w14:paraId="67C5F6E0"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79457" w14:textId="77777777" w:rsidR="00000000" w:rsidRDefault="00000000">
            <w:pPr>
              <w:pStyle w:val="NormalWeb"/>
            </w:pPr>
            <w:r>
              <w:t>VENDOR_DA_3_ACC:'EG'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C2C9D6" w14:textId="77777777" w:rsidR="00000000" w:rsidRDefault="00000000">
            <w:pPr>
              <w:pStyle w:val="NormalWeb"/>
            </w:pPr>
            <w:r>
              <w:t>DEG1</w:t>
            </w:r>
          </w:p>
        </w:tc>
      </w:tr>
      <w:tr w:rsidR="00000000" w14:paraId="5CD8A78B"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CCAF0" w14:textId="77777777" w:rsidR="00000000" w:rsidRDefault="00000000">
            <w:pPr>
              <w:pStyle w:val="NormalWeb"/>
            </w:pPr>
            <w:r>
              <w:t>VENDOR_DA_4_ACC: "RSV"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31AE" w14:textId="77777777" w:rsidR="00000000" w:rsidRDefault="00000000">
            <w:pPr>
              <w:pStyle w:val="NormalWeb"/>
            </w:pPr>
            <w:r>
              <w:t>DRSV</w:t>
            </w:r>
          </w:p>
        </w:tc>
      </w:tr>
      <w:tr w:rsidR="00000000" w14:paraId="3DD8A3EC"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05656" w14:textId="77777777" w:rsidR="00000000" w:rsidRDefault="00000000">
            <w:pPr>
              <w:pStyle w:val="NormalWeb"/>
            </w:pPr>
            <w:r>
              <w:t>VENDOR_DA_5_ACC: "DPP"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D0F16" w14:textId="77777777" w:rsidR="00000000" w:rsidRDefault="00000000">
            <w:pPr>
              <w:pStyle w:val="NormalWeb"/>
            </w:pPr>
            <w:r>
              <w:t>DDPP</w:t>
            </w:r>
          </w:p>
        </w:tc>
      </w:tr>
      <w:tr w:rsidR="00000000" w14:paraId="1E7BFDC6" w14:textId="77777777">
        <w:trPr>
          <w:divId w:val="12178156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561E9" w14:textId="77777777" w:rsidR="00000000" w:rsidRDefault="00000000">
            <w:pPr>
              <w:pStyle w:val="NormalWeb"/>
            </w:pPr>
            <w:r>
              <w:t>LMI_SUPPORT_1_ACC: "RSV"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A04EE" w14:textId="77777777" w:rsidR="00000000" w:rsidRDefault="00000000">
            <w:pPr>
              <w:pStyle w:val="NormalWeb"/>
            </w:pPr>
            <w:r>
              <w:t>BRSV</w:t>
            </w:r>
          </w:p>
        </w:tc>
      </w:tr>
    </w:tbl>
    <w:p w14:paraId="15C34A35" w14:textId="77777777" w:rsidR="00000000" w:rsidRDefault="00000000">
      <w:pPr>
        <w:pStyle w:val="NormalWeb"/>
      </w:pPr>
      <w:r>
        <w:rPr>
          <w:rStyle w:val="Strong"/>
          <w:i/>
          <w:iCs/>
        </w:rPr>
        <w:t>Responsibility area (structure KOMWCOCOH):</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1"/>
        <w:gridCol w:w="817"/>
        <w:gridCol w:w="270"/>
        <w:gridCol w:w="270"/>
        <w:gridCol w:w="1133"/>
        <w:gridCol w:w="3697"/>
        <w:gridCol w:w="737"/>
        <w:gridCol w:w="1469"/>
      </w:tblGrid>
      <w:tr w:rsidR="00000000" w14:paraId="4AD63777" w14:textId="77777777">
        <w:trPr>
          <w:divId w:val="20758136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28C5A" w14:textId="77777777" w:rsidR="00000000" w:rsidRDefault="00000000">
            <w:pPr>
              <w:pStyle w:val="NormalWeb"/>
            </w:pPr>
            <w:r>
              <w:t>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F1BE7"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E6A80"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88266"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F4AFC" w14:textId="77777777" w:rsidR="00000000" w:rsidRDefault="00000000">
            <w:pPr>
              <w:pStyle w:val="NormalWeb"/>
            </w:pPr>
            <w:r>
              <w:t>Company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C8DC6" w14:textId="77777777" w:rsidR="00000000" w:rsidRDefault="00000000">
            <w:pPr>
              <w:pStyle w:val="NormalWeb"/>
            </w:pPr>
            <w:r>
              <w:t>Check ZSD_CB_PS_DEA_ID-STATE_CODE go to the table ZSD_ORG_STR_VST-STATE_CODE and find list of Company Codes ZSD_ORG_STR_VST-BUKRS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7B1CF" w14:textId="77777777" w:rsidR="00000000" w:rsidRDefault="00000000">
            <w:pPr>
              <w:pStyle w:val="NormalWeb"/>
            </w:pPr>
            <w:r>
              <w:t>RCL1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D139D" w14:textId="77777777" w:rsidR="00000000" w:rsidRDefault="00000000">
            <w:pPr>
              <w:pStyle w:val="NormalWeb"/>
            </w:pPr>
            <w:r>
              <w:t>Separate contract to be created for each Company Code</w:t>
            </w:r>
          </w:p>
        </w:tc>
      </w:tr>
    </w:tbl>
    <w:p w14:paraId="171AAA5F" w14:textId="77777777" w:rsidR="00000000" w:rsidRDefault="00000000">
      <w:pPr>
        <w:pStyle w:val="NormalWeb"/>
      </w:pPr>
      <w:r>
        <w:rPr>
          <w:rStyle w:val="Strong"/>
          <w:i/>
          <w:iCs/>
        </w:rPr>
        <w:t>System status (structure CRM_JESTD)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50"/>
        <w:gridCol w:w="817"/>
        <w:gridCol w:w="270"/>
        <w:gridCol w:w="270"/>
        <w:gridCol w:w="790"/>
        <w:gridCol w:w="977"/>
        <w:gridCol w:w="1177"/>
        <w:gridCol w:w="4770"/>
      </w:tblGrid>
      <w:tr w:rsidR="00000000" w14:paraId="668F333D" w14:textId="77777777">
        <w:trPr>
          <w:divId w:val="19497699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6C5B1" w14:textId="77777777" w:rsidR="00000000" w:rsidRDefault="00000000">
            <w:pPr>
              <w:pStyle w:val="NormalWeb"/>
            </w:pPr>
            <w:r>
              <w:lastRenderedPageBreak/>
              <w:t>STAT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DB0692"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7DED7"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CA2BD"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C1530" w14:textId="77777777" w:rsidR="00000000" w:rsidRDefault="00000000">
            <w:pPr>
              <w:pStyle w:val="NormalWeb"/>
            </w:pPr>
            <w:r>
              <w:t>Object 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594D3" w14:textId="77777777" w:rsidR="00000000" w:rsidRDefault="00000000">
            <w:pPr>
              <w:pStyle w:val="NormalWeb"/>
            </w:pPr>
            <w:r>
              <w:t>Contract 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B39F2" w14:textId="77777777" w:rsidR="00000000" w:rsidRDefault="00000000">
            <w:pPr>
              <w:pStyle w:val="NormalWeb"/>
            </w:pPr>
            <w:r>
              <w:t>ICC02 (Released)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AC3D7" w14:textId="77777777" w:rsidR="00000000" w:rsidRDefault="00000000">
            <w:pPr>
              <w:pStyle w:val="NormalWeb"/>
            </w:pPr>
            <w:r>
              <w:t>Settings for technical user to be updated to have correct status automatically - ICC02 Released:</w:t>
            </w:r>
          </w:p>
          <w:p w14:paraId="33E80186" w14:textId="77777777" w:rsidR="00000000" w:rsidRDefault="00000000">
            <w:pPr>
              <w:rPr>
                <w:rFonts w:eastAsia="Times New Roman"/>
              </w:rPr>
            </w:pPr>
            <w:r>
              <w:rPr>
                <w:rFonts w:eastAsia="Times New Roman"/>
                <w:noProof/>
              </w:rPr>
              <w:drawing>
                <wp:inline distT="0" distB="0" distL="0" distR="0" wp14:anchorId="228D4113" wp14:editId="20063D3D">
                  <wp:extent cx="2926080" cy="12801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26080" cy="1280160"/>
                          </a:xfrm>
                          <a:prstGeom prst="rect">
                            <a:avLst/>
                          </a:prstGeom>
                          <a:noFill/>
                          <a:ln>
                            <a:noFill/>
                          </a:ln>
                        </pic:spPr>
                      </pic:pic>
                    </a:graphicData>
                  </a:graphic>
                </wp:inline>
              </w:drawing>
            </w:r>
          </w:p>
        </w:tc>
      </w:tr>
    </w:tbl>
    <w:p w14:paraId="1EADA8E4" w14:textId="77777777" w:rsidR="00000000" w:rsidRDefault="00000000">
      <w:pPr>
        <w:pStyle w:val="NormalWeb"/>
      </w:pPr>
      <w:r>
        <w:rPr>
          <w:rStyle w:val="Strong"/>
          <w:i/>
          <w:iCs/>
        </w:rPr>
        <w:t>Business Volume Selection Criteria (structure WB2_S_BUSVOLBASE_MAINT):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91"/>
        <w:gridCol w:w="817"/>
        <w:gridCol w:w="390"/>
        <w:gridCol w:w="270"/>
        <w:gridCol w:w="1404"/>
        <w:gridCol w:w="2497"/>
        <w:gridCol w:w="1244"/>
        <w:gridCol w:w="1311"/>
      </w:tblGrid>
      <w:tr w:rsidR="00000000" w14:paraId="3F13DD66"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3504BB" w14:textId="77777777" w:rsidR="00000000" w:rsidRDefault="00000000">
            <w:pPr>
              <w:pStyle w:val="NormalWeb"/>
            </w:pPr>
            <w:r>
              <w:t>WB2_BVB_FIELDCOMB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31B81"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2E5BA"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3DD73"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34631" w14:textId="77777777" w:rsidR="00000000" w:rsidRDefault="00000000">
            <w:pPr>
              <w:pStyle w:val="NormalWeb"/>
            </w:pPr>
            <w:r>
              <w:t>Field Combination for Business Volume Selection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88F3C" w14:textId="77777777" w:rsidR="00000000" w:rsidRDefault="00000000">
            <w:pPr>
              <w:pStyle w:val="NormalWeb"/>
            </w:pPr>
            <w:r>
              <w:t>Default value = ‘0002’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BA492" w14:textId="77777777" w:rsidR="00000000" w:rsidRDefault="00000000">
            <w:pPr>
              <w:pStyle w:val="NormalWeb"/>
            </w:pPr>
            <w:r>
              <w:t>0002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56295" w14:textId="77777777" w:rsidR="00000000" w:rsidRDefault="00000000">
            <w:pPr>
              <w:pStyle w:val="NormalWeb"/>
            </w:pPr>
            <w:r>
              <w:t>Supplier</w:t>
            </w:r>
          </w:p>
        </w:tc>
      </w:tr>
      <w:tr w:rsidR="00000000" w14:paraId="2B158E89"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161DA" w14:textId="77777777" w:rsidR="00000000" w:rsidRDefault="00000000">
            <w:pPr>
              <w:pStyle w:val="NormalWeb"/>
            </w:pPr>
            <w:r>
              <w:t>LIFNR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3D332"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9E754"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C43E7"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5CC36" w14:textId="77777777" w:rsidR="00000000" w:rsidRDefault="00000000">
            <w:pPr>
              <w:pStyle w:val="NormalWeb"/>
            </w:pPr>
            <w:r>
              <w:t>Account Number of Supplier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7FE8C" w14:textId="77777777" w:rsidR="00000000" w:rsidRDefault="00000000">
            <w:pPr>
              <w:pStyle w:val="NormalWeb"/>
            </w:pPr>
            <w:r>
              <w:t>Copy from KOMWCOCOH-WCB_VEND_OWNER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D0CEA" w14:textId="77777777" w:rsidR="00000000" w:rsidRDefault="00000000">
            <w:pPr>
              <w:pStyle w:val="NormalWeb"/>
            </w:pPr>
            <w:r>
              <w:t>300123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52E7E" w14:textId="77777777" w:rsidR="00000000" w:rsidRDefault="00000000">
            <w:pPr>
              <w:pStyle w:val="NormalWeb"/>
            </w:pPr>
            <w:r>
              <w:t>The same supplier as in the header</w:t>
            </w:r>
          </w:p>
        </w:tc>
      </w:tr>
      <w:tr w:rsidR="00000000" w14:paraId="0C0A1601"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9F3C9" w14:textId="77777777" w:rsidR="00000000" w:rsidRDefault="00000000">
            <w:pPr>
              <w:pStyle w:val="NormalWeb"/>
            </w:pPr>
            <w:r>
              <w:t>WCB_BVB_INCL_EXCL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A53F1"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30A02"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3D72E"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2BB21" w14:textId="77777777" w:rsidR="00000000" w:rsidRDefault="00000000">
            <w:pPr>
              <w:pStyle w:val="NormalWeb"/>
            </w:pPr>
            <w:r>
              <w:t>Status Including / Excluding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1BC68" w14:textId="77777777" w:rsidR="00000000" w:rsidRDefault="00000000">
            <w:pPr>
              <w:pStyle w:val="NormalWeb"/>
            </w:pPr>
            <w:r>
              <w:t>Default value = 'I'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585F9" w14:textId="77777777" w:rsidR="00000000" w:rsidRDefault="00000000">
            <w:pPr>
              <w:pStyle w:val="NormalWeb"/>
            </w:pPr>
            <w:r>
              <w: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17108" w14:textId="77777777" w:rsidR="00000000" w:rsidRDefault="00000000">
            <w:pPr>
              <w:pStyle w:val="NormalWeb"/>
            </w:pPr>
            <w:r>
              <w:t>Inclusive</w:t>
            </w:r>
          </w:p>
        </w:tc>
      </w:tr>
      <w:tr w:rsidR="00000000" w14:paraId="6974F79A"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ACC86" w14:textId="77777777" w:rsidR="00000000" w:rsidRDefault="00000000">
            <w:pPr>
              <w:pStyle w:val="NormalWeb"/>
            </w:pPr>
            <w:r>
              <w:rPr>
                <w:shd w:val="clear" w:color="auto" w:fill="D3F1A7"/>
              </w:rPr>
              <w:t>WB2_S_BUSVOLBASE_MAINT-VALID-FROM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5184F" w14:textId="77777777" w:rsidR="00000000" w:rsidRDefault="00000000">
            <w:pPr>
              <w:pStyle w:val="NormalWeb"/>
            </w:pPr>
            <w:r>
              <w:rPr>
                <w:shd w:val="clear" w:color="auto" w:fill="D3F1A7"/>
              </w:rP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4A44" w14:textId="77777777" w:rsidR="00000000" w:rsidRDefault="00000000">
            <w:pPr>
              <w:pStyle w:val="NormalWeb"/>
            </w:pPr>
            <w:r>
              <w:rPr>
                <w:shd w:val="clear" w:color="auto" w:fill="D3F1A7"/>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7FC0E" w14:textId="77777777" w:rsidR="00000000" w:rsidRDefault="00000000">
            <w:pPr>
              <w:pStyle w:val="NormalWeb"/>
            </w:pPr>
            <w:r>
              <w:rPr>
                <w:shd w:val="clear" w:color="auto" w:fill="D3F1A7"/>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D678C" w14:textId="77777777" w:rsidR="00000000" w:rsidRDefault="00000000">
            <w:pPr>
              <w:pStyle w:val="NormalWeb"/>
            </w:pPr>
            <w:r>
              <w:rPr>
                <w:shd w:val="clear" w:color="auto" w:fill="D3F1A7"/>
              </w:rPr>
              <w:t>Valid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A441F" w14:textId="77777777" w:rsidR="00000000" w:rsidRDefault="00000000">
            <w:pPr>
              <w:pStyle w:val="NormalWeb"/>
            </w:pPr>
            <w:r>
              <w:rPr>
                <w:shd w:val="clear" w:color="auto" w:fill="D3F1A7"/>
              </w:rPr>
              <w:t xml:space="preserve">To be the same as in </w:t>
            </w:r>
            <w:r>
              <w:t>WCB_DATE_FROM:</w:t>
            </w:r>
          </w:p>
          <w:p w14:paraId="25542012" w14:textId="77777777" w:rsidR="00000000" w:rsidRDefault="00000000">
            <w:pPr>
              <w:pStyle w:val="NormalWeb"/>
            </w:pPr>
            <w:r>
              <w:t>Check ZSD_CB_PS_DEA_ID-START_DATE - if year is 2026, start date should be ‘9/1/2026’ in PRD and ‘5/1/2026’ in QAS, for all another years start date to be ‘1/1/YYYY’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F1EF8" w14:textId="77777777" w:rsidR="00000000" w:rsidRDefault="00000000">
            <w:pPr>
              <w:pStyle w:val="NormalWeb"/>
            </w:pPr>
            <w:r>
              <w:rPr>
                <w:shd w:val="clear" w:color="auto" w:fill="D3F1A7"/>
              </w:rPr>
              <w:t>5/1/2026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33CE10" w14:textId="77777777" w:rsidR="00000000" w:rsidRDefault="00000000"/>
        </w:tc>
      </w:tr>
      <w:tr w:rsidR="00000000" w14:paraId="6046C494"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BCD33" w14:textId="77777777" w:rsidR="00000000" w:rsidRDefault="00000000">
            <w:pPr>
              <w:pStyle w:val="NormalWeb"/>
            </w:pPr>
            <w:r>
              <w:rPr>
                <w:shd w:val="clear" w:color="auto" w:fill="D3F1A7"/>
              </w:rPr>
              <w:t>WB2_S_BUSVOLBASE_MAINT-VALID_TO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BF9D7" w14:textId="77777777" w:rsidR="00000000" w:rsidRDefault="00000000">
            <w:pPr>
              <w:pStyle w:val="NormalWeb"/>
            </w:pPr>
            <w:r>
              <w:rPr>
                <w:shd w:val="clear" w:color="auto" w:fill="D3F1A7"/>
              </w:rP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C7E8D" w14:textId="77777777" w:rsidR="00000000" w:rsidRDefault="00000000">
            <w:pPr>
              <w:pStyle w:val="NormalWeb"/>
            </w:pPr>
            <w:r>
              <w:rPr>
                <w:shd w:val="clear" w:color="auto" w:fill="D3F1A7"/>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FD213" w14:textId="77777777" w:rsidR="00000000" w:rsidRDefault="00000000">
            <w:pPr>
              <w:pStyle w:val="NormalWeb"/>
            </w:pPr>
            <w:r>
              <w:rPr>
                <w:shd w:val="clear" w:color="auto" w:fill="D3F1A7"/>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AD721" w14:textId="77777777" w:rsidR="00000000" w:rsidRDefault="00000000">
            <w:pPr>
              <w:pStyle w:val="NormalWeb"/>
            </w:pPr>
            <w:r>
              <w:rPr>
                <w:shd w:val="clear" w:color="auto" w:fill="D3F1A7"/>
              </w:rPr>
              <w:t>Valid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1BD79E" w14:textId="77777777" w:rsidR="00000000" w:rsidRDefault="00000000">
            <w:pPr>
              <w:pStyle w:val="NormalWeb"/>
            </w:pPr>
            <w:r>
              <w:t>Set the value to 12/31/YYYY, where YYYY is the same year as the value in MAINT-VALID-FROM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B9EF1" w14:textId="77777777" w:rsidR="00000000" w:rsidRDefault="00000000">
            <w:pPr>
              <w:pStyle w:val="NormalWeb"/>
            </w:pPr>
            <w:r>
              <w:rPr>
                <w:shd w:val="clear" w:color="auto" w:fill="D3F1A7"/>
              </w:rPr>
              <w:t>12/31/2026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D5586" w14:textId="77777777" w:rsidR="00000000" w:rsidRDefault="00000000"/>
        </w:tc>
      </w:tr>
      <w:tr w:rsidR="00000000" w14:paraId="7AA5DA93"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045DF" w14:textId="77777777" w:rsidR="00000000" w:rsidRDefault="00000000">
            <w:pPr>
              <w:pStyle w:val="NormalWeb"/>
            </w:pPr>
            <w:r>
              <w:lastRenderedPageBreak/>
              <w:t>WB2_BVB_FIELDCOMB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B54943"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C87397"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76969"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6396DF" w14:textId="77777777" w:rsidR="00000000" w:rsidRDefault="00000000">
            <w:pPr>
              <w:pStyle w:val="NormalWeb"/>
            </w:pPr>
            <w:r>
              <w:t>Field Combination for Business Volume Selection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FA58E" w14:textId="77777777" w:rsidR="00000000" w:rsidRDefault="00000000">
            <w:pPr>
              <w:pStyle w:val="NormalWeb"/>
            </w:pPr>
            <w:r>
              <w:t>Default value = ‘0005’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F096F" w14:textId="77777777" w:rsidR="00000000" w:rsidRDefault="00000000">
            <w:pPr>
              <w:pStyle w:val="NormalWeb"/>
            </w:pPr>
            <w:r>
              <w:t>0005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9C0CB" w14:textId="77777777" w:rsidR="00000000" w:rsidRDefault="00000000">
            <w:pPr>
              <w:pStyle w:val="NormalWeb"/>
            </w:pPr>
            <w:r>
              <w:t>Company Code</w:t>
            </w:r>
          </w:p>
        </w:tc>
      </w:tr>
      <w:tr w:rsidR="00000000" w14:paraId="119DB189"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F2766" w14:textId="77777777" w:rsidR="00000000" w:rsidRDefault="00000000">
            <w:pPr>
              <w:pStyle w:val="NormalWeb"/>
            </w:pPr>
            <w:r>
              <w:t>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74069"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EB325"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B525B"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34493" w14:textId="77777777" w:rsidR="00000000" w:rsidRDefault="00000000">
            <w:pPr>
              <w:pStyle w:val="NormalWeb"/>
            </w:pPr>
            <w:r>
              <w:t>Company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A9B3D" w14:textId="77777777" w:rsidR="00000000" w:rsidRDefault="00000000">
            <w:pPr>
              <w:pStyle w:val="NormalWeb"/>
            </w:pPr>
            <w:r>
              <w:t>Copy from 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232DA" w14:textId="77777777" w:rsidR="00000000" w:rsidRDefault="00000000">
            <w:pPr>
              <w:pStyle w:val="NormalWeb"/>
            </w:pPr>
            <w:r>
              <w:t>RCL1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597CF" w14:textId="77777777" w:rsidR="00000000" w:rsidRDefault="00000000">
            <w:pPr>
              <w:pStyle w:val="NormalWeb"/>
            </w:pPr>
            <w:r>
              <w:t>The same CompCode as in the header</w:t>
            </w:r>
          </w:p>
        </w:tc>
      </w:tr>
      <w:tr w:rsidR="00000000" w14:paraId="51A96AE4"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0A1FB" w14:textId="77777777" w:rsidR="00000000" w:rsidRDefault="00000000">
            <w:pPr>
              <w:pStyle w:val="NormalWeb"/>
            </w:pPr>
            <w:r>
              <w:t>WCB_BVB_INCL_EXCL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30E23"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21EBE"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E24A8C"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2A983" w14:textId="77777777" w:rsidR="00000000" w:rsidRDefault="00000000">
            <w:pPr>
              <w:pStyle w:val="NormalWeb"/>
            </w:pPr>
            <w:r>
              <w:t>Status Including / Excluding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3DD976" w14:textId="77777777" w:rsidR="00000000" w:rsidRDefault="00000000">
            <w:pPr>
              <w:pStyle w:val="NormalWeb"/>
            </w:pPr>
            <w:r>
              <w:t>Default value = 'I'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C59A8" w14:textId="77777777" w:rsidR="00000000" w:rsidRDefault="00000000">
            <w:pPr>
              <w:pStyle w:val="NormalWeb"/>
            </w:pPr>
            <w:r>
              <w: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8816A" w14:textId="77777777" w:rsidR="00000000" w:rsidRDefault="00000000">
            <w:pPr>
              <w:pStyle w:val="NormalWeb"/>
            </w:pPr>
            <w:r>
              <w:t>Inclusive</w:t>
            </w:r>
          </w:p>
        </w:tc>
      </w:tr>
      <w:tr w:rsidR="00000000" w14:paraId="311D0E8B"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68D2F" w14:textId="77777777" w:rsidR="00000000" w:rsidRDefault="00000000">
            <w:pPr>
              <w:pStyle w:val="NormalWeb"/>
            </w:pPr>
            <w:r>
              <w:t>WB2_BVB_FIELDCOMB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13348B"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384B4"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69674"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6A84C" w14:textId="77777777" w:rsidR="00000000" w:rsidRDefault="00000000">
            <w:pPr>
              <w:pStyle w:val="NormalWeb"/>
            </w:pPr>
            <w:r>
              <w:t>Field Combination for Business Volume Selection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35960" w14:textId="77777777" w:rsidR="00000000" w:rsidRDefault="00000000">
            <w:pPr>
              <w:pStyle w:val="NormalWeb"/>
            </w:pPr>
            <w:r>
              <w:t>Default value = ‘0039’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8BC20" w14:textId="77777777" w:rsidR="00000000" w:rsidRDefault="00000000">
            <w:pPr>
              <w:pStyle w:val="NormalWeb"/>
            </w:pPr>
            <w:r>
              <w:t>0039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5E206" w14:textId="77777777" w:rsidR="00000000" w:rsidRDefault="00000000">
            <w:pPr>
              <w:pStyle w:val="NormalWeb"/>
            </w:pPr>
            <w:r>
              <w:t>Distribution Channel</w:t>
            </w:r>
          </w:p>
        </w:tc>
      </w:tr>
      <w:tr w:rsidR="00000000" w14:paraId="42E3ED49"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3C8D5" w14:textId="77777777" w:rsidR="00000000" w:rsidRDefault="00000000">
            <w:pPr>
              <w:pStyle w:val="NormalWeb"/>
            </w:pPr>
            <w:r>
              <w:t>WCB_BVB_INCL_EXCL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C6127"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803D6"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80D86"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B8CEB" w14:textId="77777777" w:rsidR="00000000" w:rsidRDefault="00000000">
            <w:pPr>
              <w:pStyle w:val="NormalWeb"/>
            </w:pPr>
            <w:r>
              <w:t>Status Including / Excluding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9F8E7" w14:textId="77777777" w:rsidR="00000000" w:rsidRDefault="00000000">
            <w:pPr>
              <w:pStyle w:val="NormalWeb"/>
            </w:pPr>
            <w:r>
              <w:t>Default value = 'E'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4E6E1E" w14:textId="77777777" w:rsidR="00000000" w:rsidRDefault="00000000">
            <w:pPr>
              <w:pStyle w:val="NormalWeb"/>
            </w:pPr>
            <w:r>
              <w: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33137" w14:textId="77777777" w:rsidR="00000000" w:rsidRDefault="00000000">
            <w:pPr>
              <w:pStyle w:val="NormalWeb"/>
            </w:pPr>
            <w:r>
              <w:t>Exclusive</w:t>
            </w:r>
          </w:p>
        </w:tc>
      </w:tr>
      <w:tr w:rsidR="00000000" w14:paraId="0C5CB497"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2EF59" w14:textId="77777777" w:rsidR="00000000" w:rsidRDefault="00000000">
            <w:pPr>
              <w:pStyle w:val="NormalWeb"/>
            </w:pPr>
            <w:r>
              <w:t>VTWEG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4FD67"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A2A9E"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B1ACD8"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08BD8" w14:textId="77777777" w:rsidR="00000000" w:rsidRDefault="00000000">
            <w:pPr>
              <w:pStyle w:val="NormalWeb"/>
            </w:pPr>
            <w:r>
              <w:t>Distribution 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1D234" w14:textId="77777777" w:rsidR="00000000" w:rsidRDefault="00000000">
            <w:pPr>
              <w:pStyle w:val="NormalWeb"/>
            </w:pPr>
            <w:r>
              <w:t>Default Value = ‘02’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A1518" w14:textId="77777777" w:rsidR="00000000" w:rsidRDefault="00000000">
            <w:pPr>
              <w:pStyle w:val="NormalWeb"/>
            </w:pPr>
            <w:r>
              <w:t>‘02’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80B78" w14:textId="77777777" w:rsidR="00000000" w:rsidRDefault="00000000"/>
        </w:tc>
      </w:tr>
      <w:tr w:rsidR="00000000" w14:paraId="05F42F91"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8CEF5" w14:textId="77777777" w:rsidR="00000000" w:rsidRDefault="00000000">
            <w:pPr>
              <w:pStyle w:val="NormalWeb"/>
            </w:pPr>
            <w:r>
              <w:t>WB2_BVB_FIELDCOMB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87F7F"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FF397"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0DA7F"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B10AD" w14:textId="77777777" w:rsidR="00000000" w:rsidRDefault="00000000">
            <w:pPr>
              <w:pStyle w:val="NormalWeb"/>
            </w:pPr>
            <w:r>
              <w:t>Field Combination for Business Volume Selection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BB52F" w14:textId="77777777" w:rsidR="00000000" w:rsidRDefault="00000000">
            <w:pPr>
              <w:pStyle w:val="NormalWeb"/>
            </w:pPr>
            <w:r>
              <w:t>Default value = ‘0039’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29AF9" w14:textId="77777777" w:rsidR="00000000" w:rsidRDefault="00000000">
            <w:pPr>
              <w:pStyle w:val="NormalWeb"/>
            </w:pPr>
            <w:r>
              <w:t>0039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0268F" w14:textId="77777777" w:rsidR="00000000" w:rsidRDefault="00000000">
            <w:pPr>
              <w:pStyle w:val="NormalWeb"/>
            </w:pPr>
            <w:r>
              <w:t>Distribution Channel</w:t>
            </w:r>
          </w:p>
        </w:tc>
      </w:tr>
      <w:tr w:rsidR="00000000" w14:paraId="3178CB56"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18B92" w14:textId="77777777" w:rsidR="00000000" w:rsidRDefault="00000000">
            <w:pPr>
              <w:pStyle w:val="NormalWeb"/>
            </w:pPr>
            <w:r>
              <w:t>WCB_BVB_INCL_EXCL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414DE"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013E4D"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FC58C"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A60D5" w14:textId="77777777" w:rsidR="00000000" w:rsidRDefault="00000000">
            <w:pPr>
              <w:pStyle w:val="NormalWeb"/>
            </w:pPr>
            <w:r>
              <w:t>Status Including / Excluding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1899B" w14:textId="77777777" w:rsidR="00000000" w:rsidRDefault="00000000">
            <w:pPr>
              <w:pStyle w:val="NormalWeb"/>
            </w:pPr>
            <w:r>
              <w:t>Default value = 'E'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8E6AD" w14:textId="77777777" w:rsidR="00000000" w:rsidRDefault="00000000">
            <w:pPr>
              <w:pStyle w:val="NormalWeb"/>
            </w:pPr>
            <w:r>
              <w: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6481A" w14:textId="77777777" w:rsidR="00000000" w:rsidRDefault="00000000">
            <w:pPr>
              <w:pStyle w:val="NormalWeb"/>
            </w:pPr>
            <w:r>
              <w:t>Exclusive</w:t>
            </w:r>
          </w:p>
        </w:tc>
      </w:tr>
      <w:tr w:rsidR="00000000" w14:paraId="535DB92A" w14:textId="77777777">
        <w:trPr>
          <w:divId w:val="208209985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D7D6F" w14:textId="77777777" w:rsidR="00000000" w:rsidRDefault="00000000">
            <w:pPr>
              <w:pStyle w:val="NormalWeb"/>
            </w:pPr>
            <w:r>
              <w:t>VTWEG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1C0F9"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34EC67"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DCAA9"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4ABC9" w14:textId="77777777" w:rsidR="00000000" w:rsidRDefault="00000000">
            <w:pPr>
              <w:pStyle w:val="NormalWeb"/>
            </w:pPr>
            <w:r>
              <w:t>Distribution 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AEFCA8" w14:textId="77777777" w:rsidR="00000000" w:rsidRDefault="00000000">
            <w:pPr>
              <w:pStyle w:val="NormalWeb"/>
            </w:pPr>
            <w:r>
              <w:t>Default Value = ‘05’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FB38A" w14:textId="77777777" w:rsidR="00000000" w:rsidRDefault="00000000">
            <w:pPr>
              <w:pStyle w:val="NormalWeb"/>
            </w:pPr>
            <w:r>
              <w:t>‘05’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378E60" w14:textId="77777777" w:rsidR="00000000" w:rsidRDefault="00000000">
            <w:pPr>
              <w:pStyle w:val="NormalWeb"/>
            </w:pPr>
            <w:r>
              <w:t>If contract type &lt;&gt; DXXX and state &lt;MO&gt;</w:t>
            </w:r>
          </w:p>
        </w:tc>
      </w:tr>
    </w:tbl>
    <w:p w14:paraId="4D955440" w14:textId="77777777" w:rsidR="00000000" w:rsidRDefault="00000000">
      <w:pPr>
        <w:pStyle w:val="NormalWeb"/>
      </w:pPr>
      <w:r>
        <w:rPr>
          <w:rStyle w:val="Strong"/>
          <w:i/>
          <w:iCs/>
        </w:rPr>
        <w:t>Settlement Data (structure KOMWCOCOH):</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63"/>
        <w:gridCol w:w="817"/>
        <w:gridCol w:w="270"/>
        <w:gridCol w:w="270"/>
        <w:gridCol w:w="1537"/>
        <w:gridCol w:w="930"/>
        <w:gridCol w:w="790"/>
        <w:gridCol w:w="1377"/>
      </w:tblGrid>
      <w:tr w:rsidR="00000000" w14:paraId="5BBB4CB1" w14:textId="77777777">
        <w:trPr>
          <w:divId w:val="19189770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E0CD7" w14:textId="77777777" w:rsidR="00000000" w:rsidRDefault="00000000">
            <w:pPr>
              <w:pStyle w:val="NormalWeb"/>
            </w:pPr>
            <w:r>
              <w:t>WB2_SETTLEMENT_TYPE_VENDOR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F7C09"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61658"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42D33"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6C17D" w14:textId="77777777" w:rsidR="00000000" w:rsidRDefault="00000000">
            <w:pPr>
              <w:pStyle w:val="NormalWeb"/>
            </w:pPr>
            <w:r>
              <w:t>Settlement Type Supplier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9A895" w14:textId="77777777" w:rsidR="00000000" w:rsidRDefault="00000000">
            <w:pPr>
              <w:pStyle w:val="NormalWeb"/>
            </w:pPr>
            <w:r>
              <w:t>Default value = '1'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5439A"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F653A" w14:textId="77777777" w:rsidR="00000000" w:rsidRDefault="00000000">
            <w:pPr>
              <w:pStyle w:val="NormalWeb"/>
            </w:pPr>
            <w:r>
              <w:t>As Accounts Receivable</w:t>
            </w:r>
          </w:p>
        </w:tc>
      </w:tr>
      <w:tr w:rsidR="00000000" w14:paraId="02DC0DF1" w14:textId="77777777">
        <w:trPr>
          <w:divId w:val="19189770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A0E6C" w14:textId="77777777" w:rsidR="00000000" w:rsidRDefault="00000000">
            <w:pPr>
              <w:pStyle w:val="NormalWeb"/>
            </w:pPr>
            <w:r>
              <w:lastRenderedPageBreak/>
              <w:t>WB2_AMOUNT_FIELDS_GROUP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82332"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B0677"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3B9C7"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AEA20" w14:textId="77777777" w:rsidR="00000000" w:rsidRDefault="00000000">
            <w:pPr>
              <w:pStyle w:val="NormalWeb"/>
            </w:pPr>
            <w:r>
              <w:t>Amount Fields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49795" w14:textId="77777777" w:rsidR="00000000" w:rsidRDefault="00000000">
            <w:pPr>
              <w:pStyle w:val="NormalWeb"/>
            </w:pPr>
            <w:r>
              <w:t> Default value = ‘0S01’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7ED53" w14:textId="77777777" w:rsidR="00000000" w:rsidRDefault="00000000">
            <w:pPr>
              <w:pStyle w:val="NormalWeb"/>
            </w:pPr>
            <w:r>
              <w:t>0S01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8337D" w14:textId="77777777" w:rsidR="00000000" w:rsidRDefault="00000000">
            <w:pPr>
              <w:pStyle w:val="NormalWeb"/>
            </w:pPr>
            <w:r>
              <w:t> </w:t>
            </w:r>
          </w:p>
        </w:tc>
      </w:tr>
      <w:tr w:rsidR="00000000" w14:paraId="4403008A" w14:textId="77777777">
        <w:trPr>
          <w:divId w:val="191897705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F8D9F" w14:textId="77777777" w:rsidR="00000000" w:rsidRDefault="00000000">
            <w:pPr>
              <w:pStyle w:val="NormalWeb"/>
            </w:pPr>
            <w:r>
              <w:t>COCO_DET_REL_CONTR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8FA03"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C0920"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D6E7C4"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62D8F" w14:textId="77777777" w:rsidR="00000000" w:rsidRDefault="00000000">
            <w:pPr>
              <w:pStyle w:val="NormalWeb"/>
            </w:pPr>
            <w:r>
              <w:t>Relevant to Contract Determination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8E9B3F" w14:textId="77777777" w:rsidR="00000000" w:rsidRDefault="00000000">
            <w:pPr>
              <w:pStyle w:val="NormalWeb"/>
            </w:pPr>
            <w:r>
              <w:t>Default value = '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680A0" w14:textId="77777777" w:rsidR="00000000" w:rsidRDefault="00000000">
            <w:pPr>
              <w:pStyle w:val="NormalWeb"/>
            </w:pPr>
            <w:r>
              <w:t>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15191" w14:textId="77777777" w:rsidR="00000000" w:rsidRDefault="00000000">
            <w:pPr>
              <w:pStyle w:val="NormalWeb"/>
            </w:pPr>
            <w:r>
              <w:t>From Customizing</w:t>
            </w:r>
          </w:p>
        </w:tc>
      </w:tr>
    </w:tbl>
    <w:p w14:paraId="4238984E" w14:textId="77777777" w:rsidR="00000000" w:rsidRDefault="00000000">
      <w:pPr>
        <w:pStyle w:val="NormalWeb"/>
      </w:pPr>
      <w:r>
        <w:rPr>
          <w:rStyle w:val="Strong"/>
          <w:i/>
          <w:iCs/>
        </w:rPr>
        <w:t>Settlement Calendar (structure WB2_S_SETTL_CAL_MAINT):</w:t>
      </w:r>
    </w:p>
    <w:p w14:paraId="1037D0F0" w14:textId="77777777" w:rsidR="00000000" w:rsidRDefault="00000000">
      <w:pPr>
        <w:pStyle w:val="NormalWeb"/>
      </w:pPr>
      <w:r>
        <w:t>By default, three types of settlement calendars are to be created (three line items) in the contract.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03"/>
        <w:gridCol w:w="817"/>
        <w:gridCol w:w="270"/>
        <w:gridCol w:w="270"/>
        <w:gridCol w:w="1177"/>
        <w:gridCol w:w="2497"/>
        <w:gridCol w:w="1124"/>
        <w:gridCol w:w="1217"/>
      </w:tblGrid>
      <w:tr w:rsidR="00000000" w14:paraId="3D08F08C" w14:textId="77777777">
        <w:trPr>
          <w:divId w:val="4705602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7508B" w14:textId="77777777" w:rsidR="00000000" w:rsidRDefault="00000000">
            <w:pPr>
              <w:pStyle w:val="NormalWeb"/>
            </w:pPr>
            <w:r>
              <w:t>WB2_SETTLEMENT_DATE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9B7AA" w14:textId="77777777" w:rsidR="00000000" w:rsidRDefault="00000000">
            <w:pPr>
              <w:pStyle w:val="NormalWeb"/>
            </w:pPr>
            <w: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7E66C"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FAC20"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B413B" w14:textId="77777777" w:rsidR="00000000" w:rsidRDefault="00000000">
            <w:pPr>
              <w:pStyle w:val="NormalWeb"/>
            </w:pPr>
            <w:r>
              <w:t>Rebates: Settlement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26D26" w14:textId="77777777" w:rsidR="00000000" w:rsidRDefault="00000000">
            <w:pPr>
              <w:pStyle w:val="NormalWeb"/>
            </w:pPr>
            <w:r>
              <w:t>ZSD_CB_PS_DEA_ID-START_DATE + 1 day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1EFE4" w14:textId="77777777" w:rsidR="00000000" w:rsidRDefault="00000000">
            <w:pPr>
              <w:pStyle w:val="NormalWeb"/>
            </w:pPr>
            <w:r>
              <w:t>1/01/2026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5CFAA8" w14:textId="77777777" w:rsidR="00000000" w:rsidRDefault="00000000">
            <w:pPr>
              <w:pStyle w:val="NormalWeb"/>
            </w:pPr>
            <w:r>
              <w:t>As Accounts Receivable</w:t>
            </w:r>
          </w:p>
        </w:tc>
      </w:tr>
      <w:tr w:rsidR="00000000" w14:paraId="1F5A07CB" w14:textId="77777777">
        <w:trPr>
          <w:divId w:val="4705602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10BD2" w14:textId="77777777" w:rsidR="00000000" w:rsidRDefault="00000000">
            <w:pPr>
              <w:pStyle w:val="NormalWeb"/>
            </w:pPr>
            <w:r>
              <w:t>WB2_SETTLEMENT_DATE_TYPE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F2C6B"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7B008"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8EE5C"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D15E4" w14:textId="77777777" w:rsidR="00000000" w:rsidRDefault="00000000">
            <w:pPr>
              <w:pStyle w:val="NormalWeb"/>
            </w:pPr>
            <w:r>
              <w:t>Rebates: Settlement Date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5D96D5" w14:textId="77777777" w:rsidR="00000000" w:rsidRDefault="00000000">
            <w:pPr>
              <w:pStyle w:val="NormalWeb"/>
            </w:pPr>
            <w:r>
              <w:t>Default value =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03C66"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9F8C9" w14:textId="77777777" w:rsidR="00000000" w:rsidRDefault="00000000">
            <w:pPr>
              <w:pStyle w:val="NormalWeb"/>
            </w:pPr>
            <w:r>
              <w:t> Delta accruals (daily)</w:t>
            </w:r>
          </w:p>
        </w:tc>
      </w:tr>
      <w:tr w:rsidR="00000000" w14:paraId="6F398983" w14:textId="77777777">
        <w:trPr>
          <w:divId w:val="4705602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9C93E" w14:textId="77777777" w:rsidR="00000000" w:rsidRDefault="00000000">
            <w:pPr>
              <w:pStyle w:val="NormalWeb"/>
            </w:pPr>
            <w:r>
              <w:t>WB2_SETTL_DATE_USAGE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DA28D7"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D875C"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1ECAA8"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18126" w14:textId="77777777" w:rsidR="00000000" w:rsidRDefault="00000000">
            <w:pPr>
              <w:pStyle w:val="NormalWeb"/>
            </w:pPr>
            <w:r>
              <w:t>Settlement Date 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45ADB" w14:textId="77777777" w:rsidR="00000000" w:rsidRDefault="00000000">
            <w:pPr>
              <w:pStyle w:val="NormalWeb"/>
            </w:pPr>
            <w:r>
              <w:t>Default value =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AE6B69"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B6B8C" w14:textId="77777777" w:rsidR="00000000" w:rsidRDefault="00000000">
            <w:pPr>
              <w:pStyle w:val="NormalWeb"/>
            </w:pPr>
            <w:r>
              <w:t>Unplanned Settlement</w:t>
            </w:r>
          </w:p>
        </w:tc>
      </w:tr>
    </w:tbl>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03"/>
        <w:gridCol w:w="817"/>
        <w:gridCol w:w="270"/>
        <w:gridCol w:w="270"/>
        <w:gridCol w:w="1177"/>
        <w:gridCol w:w="2417"/>
        <w:gridCol w:w="1124"/>
        <w:gridCol w:w="1217"/>
      </w:tblGrid>
      <w:tr w:rsidR="00000000" w14:paraId="089B585A"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5D5483" w14:textId="77777777" w:rsidR="00000000" w:rsidRDefault="00000000">
            <w:pPr>
              <w:pStyle w:val="NormalWeb"/>
            </w:pPr>
            <w:r>
              <w:t>WB2_SETTLEMENT_DATE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FEB0C" w14:textId="77777777" w:rsidR="00000000" w:rsidRDefault="00000000">
            <w:pPr>
              <w:pStyle w:val="NormalWeb"/>
            </w:pPr>
            <w: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913CF"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9CDFC"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FF199" w14:textId="77777777" w:rsidR="00000000" w:rsidRDefault="00000000">
            <w:pPr>
              <w:pStyle w:val="NormalWeb"/>
            </w:pPr>
            <w:r>
              <w:t>Rebates: Settlement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44523" w14:textId="77777777" w:rsidR="00000000" w:rsidRDefault="00000000">
            <w:pPr>
              <w:pStyle w:val="NormalWeb"/>
            </w:pPr>
            <w:r>
              <w:t>The last day of the contract's first month (WCB_DATE_FROM)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D1F4B" w14:textId="77777777" w:rsidR="00000000" w:rsidRDefault="00000000">
            <w:pPr>
              <w:pStyle w:val="NormalWeb"/>
            </w:pPr>
            <w:r>
              <w:t>1/31/2026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62FFA" w14:textId="77777777" w:rsidR="00000000" w:rsidRDefault="00000000">
            <w:pPr>
              <w:pStyle w:val="NormalWeb"/>
            </w:pPr>
            <w:r>
              <w:t>As Accounts Receivable</w:t>
            </w:r>
          </w:p>
        </w:tc>
      </w:tr>
      <w:tr w:rsidR="00000000" w14:paraId="157DAA30"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91B19" w14:textId="77777777" w:rsidR="00000000" w:rsidRDefault="00000000">
            <w:pPr>
              <w:pStyle w:val="NormalWeb"/>
            </w:pPr>
            <w:r>
              <w:t>WB2_SETTLEMENT_DATE_TYPE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B15839"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26577"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B494B"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478B87" w14:textId="77777777" w:rsidR="00000000" w:rsidRDefault="00000000">
            <w:pPr>
              <w:pStyle w:val="NormalWeb"/>
            </w:pPr>
            <w:r>
              <w:t>Rebates: Settlement Date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0863F" w14:textId="77777777" w:rsidR="00000000" w:rsidRDefault="00000000">
            <w:pPr>
              <w:pStyle w:val="NormalWeb"/>
            </w:pPr>
            <w:r>
              <w:t>Default value =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AEE4F"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53B38" w14:textId="77777777" w:rsidR="00000000" w:rsidRDefault="00000000">
            <w:pPr>
              <w:pStyle w:val="NormalWeb"/>
            </w:pPr>
            <w:r>
              <w:t> Partial Settlement (Monthly)</w:t>
            </w:r>
          </w:p>
        </w:tc>
      </w:tr>
      <w:tr w:rsidR="00000000" w14:paraId="7C3CD99B"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6BAEC" w14:textId="77777777" w:rsidR="00000000" w:rsidRDefault="00000000">
            <w:pPr>
              <w:pStyle w:val="NormalWeb"/>
            </w:pPr>
            <w:r>
              <w:t>WB2_SETTL_DATE_USAGE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6DAE26"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ECD68"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DAF44F"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B5942" w14:textId="77777777" w:rsidR="00000000" w:rsidRDefault="00000000">
            <w:pPr>
              <w:pStyle w:val="NormalWeb"/>
            </w:pPr>
            <w:r>
              <w:t>Settlement Date 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C1BA9" w14:textId="77777777" w:rsidR="00000000" w:rsidRDefault="00000000">
            <w:pPr>
              <w:pStyle w:val="NormalWeb"/>
            </w:pPr>
            <w:r>
              <w:t>Default value =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DDE56"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076F13" w14:textId="77777777" w:rsidR="00000000" w:rsidRDefault="00000000">
            <w:pPr>
              <w:pStyle w:val="NormalWeb"/>
            </w:pPr>
            <w:r>
              <w:t>Unplanned Settlement</w:t>
            </w:r>
          </w:p>
        </w:tc>
      </w:tr>
    </w:tbl>
    <w:p w14:paraId="457507DE" w14:textId="77777777" w:rsidR="00000000" w:rsidRDefault="00000000">
      <w:pPr>
        <w:divId w:val="1022560005"/>
        <w:rPr>
          <w:rFonts w:eastAsia="Times New Roman"/>
          <w:vanish/>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03"/>
        <w:gridCol w:w="817"/>
        <w:gridCol w:w="270"/>
        <w:gridCol w:w="270"/>
        <w:gridCol w:w="1177"/>
        <w:gridCol w:w="2417"/>
        <w:gridCol w:w="1244"/>
        <w:gridCol w:w="1217"/>
      </w:tblGrid>
      <w:tr w:rsidR="00000000" w14:paraId="288D5FEE" w14:textId="77777777">
        <w:trPr>
          <w:divId w:val="10225600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BB387" w14:textId="77777777" w:rsidR="00000000" w:rsidRDefault="00000000">
            <w:pPr>
              <w:pStyle w:val="NormalWeb"/>
            </w:pPr>
            <w:r>
              <w:t>WB2_SETTLEMENT_DATE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20C0" w14:textId="77777777" w:rsidR="00000000" w:rsidRDefault="00000000">
            <w:pPr>
              <w:pStyle w:val="NormalWeb"/>
            </w:pPr>
            <w:r>
              <w:t>DATS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C565E" w14:textId="77777777" w:rsidR="00000000" w:rsidRDefault="00000000">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A2E49"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E9411" w14:textId="77777777" w:rsidR="00000000" w:rsidRDefault="00000000">
            <w:pPr>
              <w:pStyle w:val="NormalWeb"/>
            </w:pPr>
            <w:r>
              <w:t>Rebates: Settlement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31915" w14:textId="77777777" w:rsidR="00000000" w:rsidRDefault="00000000">
            <w:pPr>
              <w:pStyle w:val="NormalWeb"/>
            </w:pPr>
            <w:r>
              <w:t>The last day of the contract's first year (WCB_DATE_FROM)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60A59" w14:textId="77777777" w:rsidR="00000000" w:rsidRDefault="00000000">
            <w:pPr>
              <w:pStyle w:val="NormalWeb"/>
            </w:pPr>
            <w:r>
              <w:t>12/31/2026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802BA" w14:textId="77777777" w:rsidR="00000000" w:rsidRDefault="00000000">
            <w:pPr>
              <w:pStyle w:val="NormalWeb"/>
            </w:pPr>
            <w:r>
              <w:t>As Accounts Receivable</w:t>
            </w:r>
          </w:p>
        </w:tc>
      </w:tr>
      <w:tr w:rsidR="00000000" w14:paraId="71BD5B56" w14:textId="77777777">
        <w:trPr>
          <w:divId w:val="10225600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5F671" w14:textId="77777777" w:rsidR="00000000" w:rsidRDefault="00000000">
            <w:pPr>
              <w:pStyle w:val="NormalWeb"/>
            </w:pPr>
            <w:r>
              <w:t>WB2_SETTLEMENT_DATE_TYPE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C23BE"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40FEE"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40A7B"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2F589" w14:textId="77777777" w:rsidR="00000000" w:rsidRDefault="00000000">
            <w:pPr>
              <w:pStyle w:val="NormalWeb"/>
            </w:pPr>
            <w:r>
              <w:t>Rebates: Settlement Date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27558" w14:textId="77777777" w:rsidR="00000000" w:rsidRDefault="00000000">
            <w:pPr>
              <w:pStyle w:val="NormalWeb"/>
            </w:pPr>
            <w:r>
              <w:t>Default value = '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C6C04" w14:textId="77777777" w:rsidR="00000000" w:rsidRDefault="00000000">
            <w:pPr>
              <w:pStyle w:val="NormalWeb"/>
            </w:pPr>
            <w:r>
              <w:t>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88E06" w14:textId="77777777" w:rsidR="00000000" w:rsidRDefault="00000000">
            <w:pPr>
              <w:pStyle w:val="NormalWeb"/>
            </w:pPr>
            <w:r>
              <w:t> Final Settlement (Yearly)</w:t>
            </w:r>
          </w:p>
        </w:tc>
      </w:tr>
      <w:tr w:rsidR="00000000" w14:paraId="32A0AFCC" w14:textId="77777777">
        <w:trPr>
          <w:divId w:val="10225600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5E64F" w14:textId="77777777" w:rsidR="00000000" w:rsidRDefault="00000000">
            <w:pPr>
              <w:pStyle w:val="NormalWeb"/>
            </w:pPr>
            <w:r>
              <w:t>WB2_SETTL_DATE_USAGE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1261D"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FEFF8"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5B0DF" w14:textId="77777777" w:rsidR="00000000" w:rsidRDefault="00000000">
            <w:pPr>
              <w:pStyle w:val="NormalWeb"/>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F2233" w14:textId="77777777" w:rsidR="00000000" w:rsidRDefault="00000000">
            <w:pPr>
              <w:pStyle w:val="NormalWeb"/>
            </w:pPr>
            <w:r>
              <w:t>Settlement Date Usage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FA111" w14:textId="77777777" w:rsidR="00000000" w:rsidRDefault="00000000">
            <w:pPr>
              <w:pStyle w:val="NormalWeb"/>
            </w:pPr>
            <w:r>
              <w:t>Default value = '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2FF44" w14:textId="77777777" w:rsidR="00000000" w:rsidRDefault="00000000">
            <w:pPr>
              <w:pStyle w:val="NormalWeb"/>
            </w:pPr>
            <w:r>
              <w:t>Empty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7915E" w14:textId="77777777" w:rsidR="00000000" w:rsidRDefault="00000000">
            <w:pPr>
              <w:pStyle w:val="NormalWeb"/>
            </w:pPr>
            <w:r>
              <w:t>Standard</w:t>
            </w:r>
          </w:p>
        </w:tc>
      </w:tr>
    </w:tbl>
    <w:p w14:paraId="5984E745" w14:textId="77777777" w:rsidR="00000000" w:rsidRDefault="00000000">
      <w:pPr>
        <w:pStyle w:val="NormalWeb"/>
      </w:pPr>
      <w:r>
        <w:rPr>
          <w:rStyle w:val="Strong"/>
          <w:i/>
          <w:iCs/>
        </w:rPr>
        <w:t>Conditions</w:t>
      </w:r>
    </w:p>
    <w:p w14:paraId="5AA92AD1" w14:textId="77777777" w:rsidR="00000000" w:rsidRDefault="00000000">
      <w:pPr>
        <w:pStyle w:val="NormalWeb"/>
      </w:pPr>
      <w:r>
        <w:rPr>
          <w:rStyle w:val="Strong"/>
          <w:i/>
          <w:iCs/>
        </w:rPr>
        <w:lastRenderedPageBreak/>
        <w:t xml:space="preserve">Overall Chargebacks and Bank Contribution Chargebacks </w:t>
      </w:r>
    </w:p>
    <w:p w14:paraId="26DC6B38" w14:textId="77777777" w:rsidR="00000000" w:rsidRDefault="00000000">
      <w:pPr>
        <w:pStyle w:val="NormalWeb"/>
      </w:pPr>
      <w:r>
        <w:t>Only PS Deal ID where ZSD_CB_PS_DEAL_ID-DEAL_LEVEL = 'Frontline Deal' to be used. Scales are not in use.</w:t>
      </w:r>
    </w:p>
    <w:p w14:paraId="710A0E45" w14:textId="77777777" w:rsidR="00000000" w:rsidRDefault="00000000">
      <w:pPr>
        <w:pStyle w:val="NormalWeb"/>
      </w:pPr>
      <w:r>
        <w:t>The rate will be calculated at the level of</w:t>
      </w:r>
    </w:p>
    <w:p w14:paraId="29D25F7C" w14:textId="77777777" w:rsidR="00000000" w:rsidRDefault="00000000">
      <w:pPr>
        <w:pStyle w:val="NormalWeb"/>
        <w:numPr>
          <w:ilvl w:val="0"/>
          <w:numId w:val="7"/>
        </w:numPr>
      </w:pPr>
      <w:r>
        <w:t xml:space="preserve">Company Code / Product Price Group with Net Value as the scale </w:t>
      </w:r>
      <w:r>
        <w:rPr>
          <w:shd w:val="clear" w:color="auto" w:fill="F8E6A0"/>
        </w:rPr>
        <w:t xml:space="preserve">(table A858) </w:t>
      </w:r>
    </w:p>
    <w:p w14:paraId="06A5D99D" w14:textId="77777777" w:rsidR="00000000" w:rsidRDefault="00000000">
      <w:pPr>
        <w:pStyle w:val="NormalWeb"/>
      </w:pPr>
      <w:r>
        <w:rPr>
          <w:rStyle w:val="Strong"/>
        </w:rPr>
        <w:t>or</w:t>
      </w:r>
    </w:p>
    <w:p w14:paraId="239A0D0A" w14:textId="77777777" w:rsidR="00000000" w:rsidRDefault="00000000">
      <w:pPr>
        <w:pStyle w:val="NormalWeb"/>
        <w:numPr>
          <w:ilvl w:val="0"/>
          <w:numId w:val="8"/>
        </w:numPr>
      </w:pPr>
      <w:del w:id="1" w:author="Unknown">
        <w:r>
          <w:delText>Company Code /</w:delText>
        </w:r>
      </w:del>
      <w:r>
        <w:rPr>
          <w:rStyle w:val="Strong"/>
        </w:rPr>
        <w:t xml:space="preserve"> </w:t>
      </w:r>
      <w:del w:id="2" w:author="Unknown">
        <w:r>
          <w:rPr>
            <w:rStyle w:val="Strong"/>
          </w:rPr>
          <w:delText>Customer Group</w:delText>
        </w:r>
      </w:del>
      <w:r>
        <w:t xml:space="preserve"> </w:t>
      </w:r>
      <w:del w:id="3" w:author="Unknown">
        <w:r>
          <w:delText>/ Product Pricing Group with Net Value as the scale</w:delText>
        </w:r>
      </w:del>
      <w:r>
        <w:rPr>
          <w:shd w:val="clear" w:color="auto" w:fill="F8E6A0"/>
        </w:rPr>
        <w:t xml:space="preserve"> </w:t>
      </w:r>
      <w:del w:id="4" w:author="Unknown">
        <w:r>
          <w:rPr>
            <w:shd w:val="clear" w:color="auto" w:fill="F8E6A0"/>
          </w:rPr>
          <w:delText>(table A859)</w:delText>
        </w:r>
      </w:del>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70"/>
        <w:gridCol w:w="2817"/>
        <w:gridCol w:w="10377"/>
        <w:gridCol w:w="1244"/>
      </w:tblGrid>
      <w:tr w:rsidR="00000000" w14:paraId="6F3EC53D"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30A87" w14:textId="77777777" w:rsidR="00000000" w:rsidRDefault="00000000">
            <w:pPr>
              <w:pStyle w:val="NormalWeb"/>
            </w:pPr>
            <w: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7CB56" w14:textId="77777777" w:rsidR="00000000" w:rsidRDefault="00000000">
            <w:pPr>
              <w:pStyle w:val="NormalWeb"/>
            </w:pPr>
            <w: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08A77" w14:textId="77777777" w:rsidR="00000000" w:rsidRDefault="00000000">
            <w:pPr>
              <w:pStyle w:val="NormalWeb"/>
            </w:pPr>
            <w: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CEA8B" w14:textId="77777777" w:rsidR="00000000" w:rsidRDefault="00000000">
            <w:pPr>
              <w:pStyle w:val="NormalWeb"/>
            </w:pPr>
            <w:r>
              <w:t>Base Scale</w:t>
            </w:r>
          </w:p>
        </w:tc>
      </w:tr>
      <w:tr w:rsidR="00000000" w14:paraId="7F1797CB"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1A0D5" w14:textId="77777777" w:rsidR="00000000" w:rsidRDefault="00000000">
            <w:pPr>
              <w:pStyle w:val="NormalWeb"/>
            </w:pPr>
            <w:r>
              <w:t>Condition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3E5F7" w14:textId="77777777" w:rsidR="00000000" w:rsidRDefault="00000000">
            <w:pPr>
              <w:pStyle w:val="NormalWeb"/>
            </w:pPr>
            <w:r>
              <w:t>KSCHA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A25B8"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600C0" w14:textId="77777777" w:rsidR="00000000" w:rsidRDefault="00000000">
            <w:pPr>
              <w:pStyle w:val="NormalWeb"/>
            </w:pPr>
            <w:r>
              <w:rPr>
                <w:shd w:val="clear" w:color="auto" w:fill="D3F1A7"/>
              </w:rPr>
              <w:t>For contract types OXXX condition type ‘ZCBK’ to be used, but contract BRSV it should be ‘ZCBB’</w:t>
            </w:r>
          </w:p>
        </w:tc>
      </w:tr>
      <w:tr w:rsidR="00000000" w14:paraId="4C1D09EF"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742FA" w14:textId="77777777" w:rsidR="00000000" w:rsidRDefault="00000000">
            <w:pPr>
              <w:pStyle w:val="NormalWeb"/>
            </w:pPr>
            <w:r>
              <w:t>Company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150F4" w14:textId="77777777" w:rsidR="00000000" w:rsidRDefault="00000000">
            <w:pPr>
              <w:pStyle w:val="NormalWeb"/>
            </w:pPr>
            <w:r>
              <w:t>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B7C35" w14:textId="77777777" w:rsidR="00000000" w:rsidRDefault="00000000">
            <w:pPr>
              <w:pStyle w:val="NormalWeb"/>
            </w:pPr>
            <w:r>
              <w:t>copy from Contract header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8AF61" w14:textId="77777777" w:rsidR="00000000" w:rsidRDefault="00000000">
            <w:pPr>
              <w:pStyle w:val="NormalWeb"/>
            </w:pPr>
            <w:r>
              <w:t>PRM1</w:t>
            </w:r>
          </w:p>
        </w:tc>
      </w:tr>
      <w:tr w:rsidR="00000000" w14:paraId="6055B7BA"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2ECAB" w14:textId="77777777" w:rsidR="00000000" w:rsidRDefault="00000000">
            <w:pPr>
              <w:pStyle w:val="NormalWeb"/>
            </w:pPr>
            <w:r>
              <w:t>Product Pricing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E239B" w14:textId="77777777" w:rsidR="00000000" w:rsidRDefault="00000000">
            <w:pPr>
              <w:pStyle w:val="NormalWeb"/>
            </w:pPr>
            <w:r>
              <w:t>PRICING_GROUP_CODE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8AFBA" w14:textId="77777777" w:rsidR="00000000" w:rsidRDefault="00000000">
            <w:pPr>
              <w:pStyle w:val="NormalWeb"/>
            </w:pPr>
            <w:r>
              <w:t>ZSD_CB_PS_DEA_ID-PRICING_GROUP_CODE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A31CF" w14:textId="77777777" w:rsidR="00000000" w:rsidRDefault="00000000">
            <w:pPr>
              <w:pStyle w:val="NormalWeb"/>
            </w:pPr>
            <w:r>
              <w:t>10522</w:t>
            </w:r>
          </w:p>
        </w:tc>
      </w:tr>
      <w:tr w:rsidR="00000000" w14:paraId="14C40EE9"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763934" w14:textId="77777777" w:rsidR="00000000" w:rsidRDefault="00000000">
            <w:pPr>
              <w:pStyle w:val="NormalWeb"/>
            </w:pPr>
            <w:r>
              <w:t>PS Deal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D6989" w14:textId="77777777" w:rsidR="00000000" w:rsidRDefault="00000000">
            <w:pPr>
              <w:pStyle w:val="NormalWeb"/>
            </w:pPr>
            <w:r>
              <w:t>ZSD_PS_DEAL_ID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6B151" w14:textId="77777777" w:rsidR="00000000" w:rsidRDefault="00000000">
            <w:pPr>
              <w:pStyle w:val="NormalWeb"/>
            </w:pPr>
            <w:r>
              <w:t>ZSD_CB_PS_DEA_ID-PS_DEAL_ID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D56B4" w14:textId="77777777" w:rsidR="00000000" w:rsidRDefault="00000000">
            <w:pPr>
              <w:pStyle w:val="NormalWeb"/>
            </w:pPr>
            <w:r>
              <w:t>333~4444</w:t>
            </w:r>
          </w:p>
        </w:tc>
      </w:tr>
      <w:tr w:rsidR="00000000" w14:paraId="003F2288"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CBA1D" w14:textId="77777777" w:rsidR="00000000" w:rsidRDefault="00000000">
            <w:pPr>
              <w:pStyle w:val="NormalWeb"/>
            </w:pPr>
            <w:r>
              <w:rPr>
                <w:shd w:val="clear" w:color="auto" w:fill="F8E6A0"/>
              </w:rPr>
              <w:t>Customer Group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CD097" w14:textId="77777777" w:rsidR="00000000" w:rsidRDefault="00000000">
            <w:pPr>
              <w:pStyle w:val="NormalWeb"/>
            </w:pPr>
            <w:r>
              <w:rPr>
                <w:shd w:val="clear" w:color="auto" w:fill="F8E6A0"/>
              </w:rPr>
              <w:t>ZZCUST_GRP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AF377" w14:textId="77777777" w:rsidR="00000000" w:rsidRDefault="00000000">
            <w:pPr>
              <w:pStyle w:val="NormalWeb"/>
            </w:pPr>
            <w:r>
              <w:rPr>
                <w:shd w:val="clear" w:color="auto" w:fill="F8E6A0"/>
              </w:rPr>
              <w:t>To be copied from Sales Deal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B086D" w14:textId="77777777" w:rsidR="00000000" w:rsidRDefault="00000000">
            <w:pPr>
              <w:pStyle w:val="NormalWeb"/>
            </w:pPr>
            <w:r>
              <w:rPr>
                <w:shd w:val="clear" w:color="auto" w:fill="F8E6A0"/>
              </w:rPr>
              <w:t>FL-00007</w:t>
            </w:r>
          </w:p>
        </w:tc>
      </w:tr>
      <w:tr w:rsidR="00000000" w14:paraId="46183DC0"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C624C" w14:textId="77777777" w:rsidR="00000000" w:rsidRDefault="00000000">
            <w:pPr>
              <w:pStyle w:val="NormalWeb"/>
            </w:pPr>
            <w:r>
              <w:t>Calculation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3BB81" w14:textId="77777777" w:rsidR="00000000" w:rsidRDefault="00000000">
            <w:pPr>
              <w:pStyle w:val="NormalWeb"/>
            </w:pPr>
            <w:r>
              <w:t>KRECH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D070F"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48327" w14:textId="77777777" w:rsidR="00000000" w:rsidRDefault="00000000">
            <w:pPr>
              <w:pStyle w:val="NormalWeb"/>
            </w:pPr>
            <w:r>
              <w:t>C</w:t>
            </w:r>
          </w:p>
        </w:tc>
      </w:tr>
      <w:tr w:rsidR="00000000" w14:paraId="3C747528"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5BEDA" w14:textId="77777777" w:rsidR="00000000" w:rsidRDefault="00000000">
            <w:pPr>
              <w:pStyle w:val="NormalWeb"/>
            </w:pPr>
            <w:r>
              <w:t>Valid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76B58" w14:textId="77777777" w:rsidR="00000000" w:rsidRDefault="00000000">
            <w:pPr>
              <w:pStyle w:val="NormalWeb"/>
            </w:pPr>
            <w:r>
              <w:t>DATE_FROM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DC0A5" w14:textId="77777777" w:rsidR="00000000" w:rsidRDefault="00000000">
            <w:pPr>
              <w:pStyle w:val="NormalWeb"/>
            </w:pPr>
            <w:r>
              <w:t>ZSD_CB_PS_DEA_ID-START_DATE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46430" w14:textId="77777777" w:rsidR="00000000" w:rsidRDefault="00000000">
            <w:pPr>
              <w:pStyle w:val="NormalWeb"/>
            </w:pPr>
            <w:r>
              <w:t>1/1/2026</w:t>
            </w:r>
          </w:p>
        </w:tc>
      </w:tr>
      <w:tr w:rsidR="00000000" w14:paraId="2F9A55BB"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F52C6" w14:textId="77777777" w:rsidR="00000000" w:rsidRDefault="00000000">
            <w:pPr>
              <w:pStyle w:val="NormalWeb"/>
            </w:pPr>
            <w:r>
              <w:t>Valid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D76E90" w14:textId="77777777" w:rsidR="00000000" w:rsidRDefault="00000000">
            <w:pPr>
              <w:pStyle w:val="NormalWeb"/>
            </w:pPr>
            <w:r>
              <w:t>DATE_TO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97515" w14:textId="77777777" w:rsidR="00000000" w:rsidRDefault="00000000">
            <w:pPr>
              <w:pStyle w:val="NormalWeb"/>
            </w:pPr>
            <w:r>
              <w:t>ZSD_CB_PS_DEA_ID-END_DATE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CDA0B1" w14:textId="77777777" w:rsidR="00000000" w:rsidRDefault="00000000">
            <w:pPr>
              <w:pStyle w:val="NormalWeb"/>
            </w:pPr>
            <w:r>
              <w:t>12/31/2026</w:t>
            </w:r>
          </w:p>
        </w:tc>
      </w:tr>
      <w:tr w:rsidR="00000000" w14:paraId="7CDCD448"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7BFF3" w14:textId="77777777" w:rsidR="00000000" w:rsidRDefault="00000000">
            <w:pPr>
              <w:pStyle w:val="NormalWeb"/>
            </w:pPr>
            <w:r>
              <w:lastRenderedPageBreak/>
              <w:t>Condition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B9F06" w14:textId="77777777" w:rsidR="00000000" w:rsidRDefault="00000000">
            <w:pPr>
              <w:pStyle w:val="NormalWeb"/>
            </w:pPr>
            <w:r>
              <w:t>KBETR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08989" w14:textId="77777777" w:rsidR="00000000" w:rsidRDefault="00000000">
            <w:pPr>
              <w:pStyle w:val="NormalWeb"/>
            </w:pPr>
            <w:r>
              <w:t>Depends on contract type ZSD_CB_PS_DEA_ID- EVERYDAY_DA_1/EVERYDAY_DA_2/EVERYDAY_DA_3/EVERYDAY_DA_4/LMI_SUPPORT_1</w:t>
            </w:r>
          </w:p>
          <w:p w14:paraId="75E93D3C" w14:textId="77777777" w:rsidR="00000000" w:rsidRDefault="00000000">
            <w:pPr>
              <w:pStyle w:val="NormalWeb"/>
            </w:pPr>
            <w:r>
              <w:rPr>
                <w:color w:val="BF2600"/>
              </w:rPr>
              <w:t>If value = 0.00, ignore this item and condition line item shouldn’t be created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F195E" w14:textId="77777777" w:rsidR="00000000" w:rsidRDefault="00000000">
            <w:pPr>
              <w:pStyle w:val="NormalWeb"/>
            </w:pPr>
            <w:r>
              <w:t>6.00</w:t>
            </w:r>
          </w:p>
        </w:tc>
      </w:tr>
      <w:tr w:rsidR="00000000" w14:paraId="12F37E0B"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8C3A5" w14:textId="77777777" w:rsidR="00000000" w:rsidRDefault="00000000">
            <w:pPr>
              <w:pStyle w:val="NormalWeb"/>
            </w:pPr>
            <w:r>
              <w:t>Condition currency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066397" w14:textId="77777777" w:rsidR="00000000" w:rsidRDefault="00000000">
            <w:pPr>
              <w:pStyle w:val="NormalWeb"/>
            </w:pPr>
            <w:r>
              <w:t>KONWA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758BF"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45666" w14:textId="77777777" w:rsidR="00000000" w:rsidRDefault="00000000">
            <w:pPr>
              <w:pStyle w:val="NormalWeb"/>
            </w:pPr>
            <w:r>
              <w:t>USD</w:t>
            </w:r>
          </w:p>
        </w:tc>
      </w:tr>
      <w:tr w:rsidR="00000000" w14:paraId="27DE7F9E"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7308F" w14:textId="77777777" w:rsidR="00000000" w:rsidRDefault="00000000">
            <w:pPr>
              <w:pStyle w:val="NormalWeb"/>
            </w:pPr>
            <w:r>
              <w:t>Pricing Unit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E9925" w14:textId="77777777" w:rsidR="00000000" w:rsidRDefault="00000000">
            <w:pPr>
              <w:pStyle w:val="NormalWeb"/>
            </w:pPr>
            <w:r>
              <w:t>KPEIN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5E6F2"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9CF32" w14:textId="77777777" w:rsidR="00000000" w:rsidRDefault="00000000">
            <w:pPr>
              <w:pStyle w:val="NormalWeb"/>
            </w:pPr>
            <w:r>
              <w:t>1</w:t>
            </w:r>
          </w:p>
        </w:tc>
      </w:tr>
      <w:tr w:rsidR="00000000" w14:paraId="736DA726"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28AB2" w14:textId="77777777" w:rsidR="00000000" w:rsidRDefault="00000000">
            <w:pPr>
              <w:pStyle w:val="NormalWeb"/>
            </w:pPr>
            <w:r>
              <w:t>Unit of Measure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F8E48" w14:textId="77777777" w:rsidR="00000000" w:rsidRDefault="00000000">
            <w:pPr>
              <w:pStyle w:val="NormalWeb"/>
            </w:pPr>
            <w:r>
              <w:t>KMEIN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21BCD"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1516D" w14:textId="77777777" w:rsidR="00000000" w:rsidRDefault="00000000">
            <w:pPr>
              <w:pStyle w:val="NormalWeb"/>
            </w:pPr>
            <w:r>
              <w:t>CSE</w:t>
            </w:r>
          </w:p>
        </w:tc>
      </w:tr>
      <w:tr w:rsidR="00000000" w14:paraId="7143B883"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253DD" w14:textId="77777777" w:rsidR="00000000" w:rsidRDefault="00000000">
            <w:pPr>
              <w:pStyle w:val="NormalWeb"/>
            </w:pPr>
            <w:r>
              <w:t>Scale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83740" w14:textId="77777777" w:rsidR="00000000" w:rsidRDefault="00000000">
            <w:pPr>
              <w:pStyle w:val="NormalWeb"/>
            </w:pPr>
            <w:r>
              <w:t>STFKZ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C76A7"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0CDCA" w14:textId="77777777" w:rsidR="00000000" w:rsidRDefault="00000000">
            <w:pPr>
              <w:pStyle w:val="NormalWeb"/>
            </w:pPr>
            <w:r>
              <w:t>B</w:t>
            </w:r>
          </w:p>
        </w:tc>
      </w:tr>
      <w:tr w:rsidR="00000000" w14:paraId="33EEB2A7"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A7CA4" w14:textId="77777777" w:rsidR="00000000" w:rsidRDefault="00000000">
            <w:pPr>
              <w:pStyle w:val="NormalWeb"/>
            </w:pPr>
            <w:r>
              <w:t>Condition Record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C6D95" w14:textId="77777777" w:rsidR="00000000" w:rsidRDefault="00000000">
            <w:pPr>
              <w:pStyle w:val="NormalWeb"/>
            </w:pPr>
            <w:r>
              <w:t>KNUMH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4A3FB" w14:textId="77777777" w:rsidR="00000000" w:rsidRDefault="00000000">
            <w:pPr>
              <w:pStyle w:val="NormalWeb"/>
            </w:pPr>
            <w:r>
              <w:t>created automatically by SAP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38629" w14:textId="77777777" w:rsidR="00000000" w:rsidRDefault="00000000">
            <w:pPr>
              <w:pStyle w:val="NormalWeb"/>
            </w:pPr>
            <w:r>
              <w:t>82034581</w:t>
            </w:r>
          </w:p>
        </w:tc>
      </w:tr>
      <w:tr w:rsidR="00000000" w14:paraId="338294A9" w14:textId="77777777">
        <w:trPr>
          <w:divId w:val="11881808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88FC0" w14:textId="77777777" w:rsidR="00000000" w:rsidRDefault="00000000">
            <w:pPr>
              <w:pStyle w:val="NormalWeb"/>
            </w:pPr>
            <w:r>
              <w:t>Condition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FA5D8" w14:textId="77777777" w:rsidR="00000000" w:rsidRDefault="00000000">
            <w:pPr>
              <w:pStyle w:val="NormalWeb"/>
            </w:pPr>
            <w:r>
              <w:t>COCO_NUM_KG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A3B4B" w14:textId="77777777" w:rsidR="00000000" w:rsidRDefault="00000000">
            <w:pPr>
              <w:pStyle w:val="NormalWeb"/>
            </w:pPr>
            <w:r>
              <w:t>copy from Contract header automatically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16E56" w14:textId="77777777" w:rsidR="00000000" w:rsidRDefault="00000000">
            <w:pPr>
              <w:pStyle w:val="NormalWeb"/>
            </w:pPr>
            <w:r>
              <w:t>1000375</w:t>
            </w:r>
          </w:p>
        </w:tc>
      </w:tr>
    </w:tbl>
    <w:p w14:paraId="338DF2CF" w14:textId="77777777" w:rsidR="00000000" w:rsidRDefault="00000000">
      <w:pPr>
        <w:pStyle w:val="NormalWeb"/>
      </w:pPr>
      <w:r>
        <w:rPr>
          <w:rStyle w:val="Strong"/>
        </w:rPr>
        <w:t>Deal Chargebacks</w:t>
      </w:r>
    </w:p>
    <w:p w14:paraId="67A8B9C0" w14:textId="77777777" w:rsidR="00000000" w:rsidRDefault="00000000">
      <w:pPr>
        <w:pStyle w:val="NormalWeb"/>
      </w:pPr>
      <w:r>
        <w:t>Starting from PS Deal ID where ZSD_CB_PS_DEAL_ID-DEAL_LEVEL = 'Frontline Deal', all Deal Level to be used. Scales are in use.</w:t>
      </w:r>
    </w:p>
    <w:p w14:paraId="4EEAF0B0" w14:textId="77777777" w:rsidR="00000000" w:rsidRDefault="00000000">
      <w:pPr>
        <w:pStyle w:val="NormalWeb"/>
      </w:pPr>
      <w:r>
        <w:t>In case if PS Deal ID with ZSD_CB_PS_DEAL_ID-DEAL_LEVEL = ‘Frontline Deal' five condition line items to be created for all KONDA values (’01', ‘02, ‘03’, ‘04’, ‘05’ - for state = 'PA’).</w:t>
      </w:r>
    </w:p>
    <w:p w14:paraId="26206608" w14:textId="77777777" w:rsidR="00000000" w:rsidRDefault="00000000">
      <w:pPr>
        <w:pStyle w:val="NormalWeb"/>
      </w:pPr>
      <w:r>
        <w:t>If PS Deal ID with ZSD_CB_PS_DEAL_ID-DEAL_LEVEL is not ‘Frontline Deal’, create condition line items based on mapping ZSD_CB_PS_DEAL_ID-CUSTOMER_GROUP_TYPE and ZSD_CB_PS_DEAL_ID-CHANNEL from the table below: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84"/>
        <w:gridCol w:w="1351"/>
        <w:gridCol w:w="1751"/>
        <w:gridCol w:w="1537"/>
        <w:gridCol w:w="1097"/>
      </w:tblGrid>
      <w:tr w:rsidR="00000000" w14:paraId="444FAADD" w14:textId="77777777">
        <w:trPr>
          <w:divId w:val="1488860973"/>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F70F6E" w14:textId="77777777" w:rsidR="00000000" w:rsidRDefault="00000000">
            <w:pPr>
              <w:pStyle w:val="NormalWeb"/>
            </w:pPr>
            <w:r>
              <w:rPr>
                <w:rStyle w:val="Strong"/>
              </w:rPr>
              <w:t>JSON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7D695" w14:textId="77777777" w:rsidR="00000000" w:rsidRDefault="00000000">
            <w:pPr>
              <w:pStyle w:val="NormalWeb"/>
            </w:pPr>
            <w:r>
              <w:rPr>
                <w:rStyle w:val="Strong"/>
              </w:rPr>
              <w:t>SAP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01A59" w14:textId="77777777" w:rsidR="00000000" w:rsidRDefault="00000000">
            <w:pPr>
              <w:pStyle w:val="NormalWeb"/>
            </w:pPr>
            <w:r>
              <w:rPr>
                <w:rStyle w:val="Strong"/>
              </w:rPr>
              <w:t> </w:t>
            </w:r>
          </w:p>
        </w:tc>
      </w:tr>
      <w:tr w:rsidR="00000000" w14:paraId="21A0B09D"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AB4A8" w14:textId="77777777" w:rsidR="00000000" w:rsidRDefault="00000000">
            <w:pPr>
              <w:pStyle w:val="NormalWeb"/>
            </w:pPr>
            <w:r>
              <w:rPr>
                <w:rStyle w:val="Strong"/>
              </w:rPr>
              <w:t>CUSTOMER_GROUP_TYPE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158BE" w14:textId="77777777" w:rsidR="00000000" w:rsidRDefault="00000000">
            <w:pPr>
              <w:pStyle w:val="NormalWeb"/>
            </w:pPr>
            <w:r>
              <w:rPr>
                <w:rStyle w:val="Strong"/>
              </w:rPr>
              <w:t>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461DFC" w14:textId="77777777" w:rsidR="00000000" w:rsidRDefault="00000000">
            <w:pPr>
              <w:pStyle w:val="NormalWeb"/>
            </w:pPr>
            <w:r>
              <w:rPr>
                <w:rStyle w:val="Strong"/>
              </w:rPr>
              <w:t>STATE_CODE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8FF6C" w14:textId="77777777" w:rsidR="00000000" w:rsidRDefault="00000000">
            <w:pPr>
              <w:pStyle w:val="NormalWeb"/>
            </w:pPr>
            <w:r>
              <w:rPr>
                <w:rStyle w:val="Strong"/>
              </w:rPr>
              <w:t>DistrChannel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6BB8E3" w14:textId="77777777" w:rsidR="00000000" w:rsidRDefault="00000000">
            <w:pPr>
              <w:pStyle w:val="NormalWeb"/>
            </w:pPr>
            <w:r>
              <w:rPr>
                <w:rStyle w:val="Strong"/>
              </w:rPr>
              <w:t>KONDA</w:t>
            </w:r>
          </w:p>
        </w:tc>
      </w:tr>
      <w:tr w:rsidR="00000000" w14:paraId="5D0409FE"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429D7" w14:textId="77777777" w:rsidR="00000000" w:rsidRDefault="00000000">
            <w:pPr>
              <w:pStyle w:val="NormalWeb"/>
            </w:pPr>
            <w:r>
              <w:t>SP1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E5D66D" w14:textId="77777777" w:rsidR="00000000" w:rsidRDefault="00000000">
            <w:pPr>
              <w:pStyle w:val="NormalWeb"/>
            </w:pPr>
            <w:r>
              <w:t>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FEBB6"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29656"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E2667" w14:textId="77777777" w:rsidR="00000000" w:rsidRDefault="00000000">
            <w:pPr>
              <w:pStyle w:val="NormalWeb"/>
            </w:pPr>
            <w:r>
              <w:t>01</w:t>
            </w:r>
          </w:p>
        </w:tc>
      </w:tr>
      <w:tr w:rsidR="00000000" w14:paraId="2810125B"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04789" w14:textId="77777777" w:rsidR="00000000" w:rsidRDefault="00000000">
            <w:pPr>
              <w:pStyle w:val="NormalWeb"/>
            </w:pPr>
            <w:r>
              <w:t>SP1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5530C" w14:textId="77777777" w:rsidR="00000000" w:rsidRDefault="00000000">
            <w:pPr>
              <w:pStyle w:val="NormalWeb"/>
            </w:pPr>
            <w:r>
              <w:t>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FCC00"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11F144"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1B2AA" w14:textId="77777777" w:rsidR="00000000" w:rsidRDefault="00000000">
            <w:pPr>
              <w:pStyle w:val="NormalWeb"/>
            </w:pPr>
            <w:r>
              <w:t>02</w:t>
            </w:r>
          </w:p>
        </w:tc>
      </w:tr>
      <w:tr w:rsidR="00000000" w14:paraId="6D6006F8"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CE46F" w14:textId="77777777" w:rsidR="00000000" w:rsidRDefault="00000000">
            <w:pPr>
              <w:pStyle w:val="NormalWeb"/>
            </w:pPr>
            <w:r>
              <w:t>SP1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432B8" w14:textId="77777777" w:rsidR="00000000" w:rsidRDefault="00000000">
            <w:pPr>
              <w:pStyle w:val="NormalWeb"/>
            </w:pPr>
            <w:r>
              <w:t>BOTH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4A7FC1"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13F0D2"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A7CBC" w14:textId="77777777" w:rsidR="00000000" w:rsidRDefault="00000000">
            <w:pPr>
              <w:pStyle w:val="NormalWeb"/>
            </w:pPr>
            <w:r>
              <w:t>01 and 02</w:t>
            </w:r>
          </w:p>
        </w:tc>
      </w:tr>
      <w:tr w:rsidR="00000000" w14:paraId="1CAD3E05"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84DA9" w14:textId="77777777" w:rsidR="00000000" w:rsidRDefault="00000000">
            <w:pPr>
              <w:pStyle w:val="NormalWeb"/>
            </w:pPr>
            <w:r>
              <w:t>MIL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7FFB9"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A1FF1"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8422F" w14:textId="77777777" w:rsidR="00000000" w:rsidRDefault="00000000">
            <w:pPr>
              <w:pStyle w:val="NormalWeb"/>
            </w:pPr>
            <w:r>
              <w:t>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FD28D" w14:textId="77777777" w:rsidR="00000000" w:rsidRDefault="00000000">
            <w:pPr>
              <w:pStyle w:val="NormalWeb"/>
            </w:pPr>
            <w:r>
              <w:t>03</w:t>
            </w:r>
          </w:p>
        </w:tc>
      </w:tr>
      <w:tr w:rsidR="00000000" w14:paraId="308D384A"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114A4" w14:textId="77777777" w:rsidR="00000000" w:rsidRDefault="00000000">
            <w:pPr>
              <w:pStyle w:val="NormalWeb"/>
            </w:pPr>
            <w:r>
              <w:t>TRANS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1B4B7"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EA1DA" w14:textId="77777777" w:rsidR="00000000" w:rsidRDefault="00000000">
            <w:pPr>
              <w:pStyle w:val="NormalWeb"/>
            </w:pPr>
            <w:r>
              <w:t>ALL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40C12" w14:textId="77777777" w:rsidR="00000000" w:rsidRDefault="00000000">
            <w:pPr>
              <w:pStyle w:val="NormalWeb"/>
            </w:pPr>
            <w:r>
              <w:t>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0139D" w14:textId="77777777" w:rsidR="00000000" w:rsidRDefault="00000000">
            <w:pPr>
              <w:pStyle w:val="NormalWeb"/>
            </w:pPr>
            <w:r>
              <w:t>04</w:t>
            </w:r>
          </w:p>
        </w:tc>
      </w:tr>
      <w:tr w:rsidR="00000000" w14:paraId="0A88ECFF" w14:textId="77777777">
        <w:trPr>
          <w:divId w:val="148886097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B548F3" w14:textId="77777777" w:rsidR="00000000" w:rsidRDefault="00000000">
            <w:pPr>
              <w:pStyle w:val="NormalWeb"/>
            </w:pPr>
            <w:r>
              <w:lastRenderedPageBreak/>
              <w:t>WHS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C527E" w14:textId="77777777" w:rsidR="00000000" w:rsidRDefault="00000000">
            <w:pPr>
              <w:pStyle w:val="NormalWeb"/>
            </w:pPr>
            <w: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578CD" w14:textId="77777777" w:rsidR="00000000" w:rsidRDefault="00000000">
            <w:pPr>
              <w:pStyle w:val="NormalWeb"/>
            </w:pPr>
            <w:r>
              <w:t>= 'PA'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81FD3"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9A2D6" w14:textId="77777777" w:rsidR="00000000" w:rsidRDefault="00000000">
            <w:pPr>
              <w:pStyle w:val="NormalWeb"/>
            </w:pPr>
            <w:r>
              <w:t>05</w:t>
            </w:r>
          </w:p>
        </w:tc>
      </w:tr>
    </w:tbl>
    <w:p w14:paraId="41F8B2DA" w14:textId="77777777" w:rsidR="00000000" w:rsidRDefault="00000000">
      <w:pPr>
        <w:pStyle w:val="NormalWeb"/>
      </w:pPr>
      <w:r>
        <w:t>The rate will be calculated at the level of</w:t>
      </w:r>
    </w:p>
    <w:p w14:paraId="7CF22238" w14:textId="77777777" w:rsidR="00000000" w:rsidRDefault="00000000">
      <w:pPr>
        <w:pStyle w:val="NormalWeb"/>
        <w:numPr>
          <w:ilvl w:val="0"/>
          <w:numId w:val="9"/>
        </w:numPr>
      </w:pPr>
      <w:r>
        <w:t xml:space="preserve">Company Code / Product Price Group / Customer Price Groups (KONDA)  with Net Value as the scale </w:t>
      </w:r>
      <w:r>
        <w:rPr>
          <w:shd w:val="clear" w:color="auto" w:fill="F8E6A0"/>
        </w:rPr>
        <w:t xml:space="preserve">(table A858) </w:t>
      </w:r>
    </w:p>
    <w:p w14:paraId="7017B40E" w14:textId="77777777" w:rsidR="00000000" w:rsidRDefault="00000000">
      <w:pPr>
        <w:pStyle w:val="NormalWeb"/>
      </w:pPr>
      <w:r>
        <w:rPr>
          <w:rStyle w:val="Strong"/>
        </w:rPr>
        <w:t>or</w:t>
      </w:r>
    </w:p>
    <w:p w14:paraId="586364B6" w14:textId="77777777" w:rsidR="00000000" w:rsidRDefault="00000000">
      <w:pPr>
        <w:pStyle w:val="NormalWeb"/>
        <w:numPr>
          <w:ilvl w:val="0"/>
          <w:numId w:val="10"/>
        </w:numPr>
      </w:pPr>
      <w:r>
        <w:t xml:space="preserve">Company Code / </w:t>
      </w:r>
      <w:r>
        <w:rPr>
          <w:rStyle w:val="Strong"/>
        </w:rPr>
        <w:t>Customer Group</w:t>
      </w:r>
      <w:r>
        <w:t xml:space="preserve"> / Product Pricing Group/ Customer Price Groups (KONDA) with Net Value as the scale </w:t>
      </w:r>
      <w:r>
        <w:rPr>
          <w:shd w:val="clear" w:color="auto" w:fill="F8E6A0"/>
        </w:rPr>
        <w:t>(table A859)</w:t>
      </w:r>
    </w:p>
    <w:p w14:paraId="781B7C0C" w14:textId="77777777" w:rsidR="00000000" w:rsidRDefault="00000000">
      <w:pPr>
        <w:pStyle w:val="NormalWeb"/>
      </w:pPr>
      <w:r>
        <w:t>The scale will be applied based on Net Value with adjustments (List Price minus Discount) for each line item of billing document, which will represent the chargeback scale level for each bank type.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70"/>
        <w:gridCol w:w="2817"/>
        <w:gridCol w:w="8950"/>
        <w:gridCol w:w="1244"/>
        <w:gridCol w:w="1110"/>
      </w:tblGrid>
      <w:tr w:rsidR="00000000" w14:paraId="29042A98"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2C1B5" w14:textId="77777777" w:rsidR="00000000" w:rsidRDefault="00000000">
            <w:pPr>
              <w:pStyle w:val="NormalWeb"/>
            </w:pPr>
            <w: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E2594" w14:textId="77777777" w:rsidR="00000000" w:rsidRDefault="00000000">
            <w:pPr>
              <w:pStyle w:val="NormalWeb"/>
            </w:pPr>
            <w: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47D07" w14:textId="77777777" w:rsidR="00000000" w:rsidRDefault="00000000">
            <w:pPr>
              <w:pStyle w:val="NormalWeb"/>
            </w:pPr>
            <w:r>
              <w:t>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D3C59" w14:textId="77777777" w:rsidR="00000000" w:rsidRDefault="00000000">
            <w:pPr>
              <w:pStyle w:val="NormalWeb"/>
            </w:pPr>
            <w:r>
              <w:t>Base Scale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1151F" w14:textId="77777777" w:rsidR="00000000" w:rsidRDefault="00000000">
            <w:pPr>
              <w:pStyle w:val="NormalWeb"/>
            </w:pPr>
            <w:r>
              <w:t>Scale line</w:t>
            </w:r>
          </w:p>
        </w:tc>
      </w:tr>
      <w:tr w:rsidR="00000000" w14:paraId="3C2A6069"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E2C504" w14:textId="77777777" w:rsidR="00000000" w:rsidRDefault="00000000">
            <w:pPr>
              <w:pStyle w:val="NormalWeb"/>
            </w:pPr>
            <w:r>
              <w:t>Condition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CDBFB" w14:textId="77777777" w:rsidR="00000000" w:rsidRDefault="00000000">
            <w:pPr>
              <w:pStyle w:val="NormalWeb"/>
            </w:pPr>
            <w:r>
              <w:t>KSCHA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0087E"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2C195" w14:textId="77777777" w:rsidR="00000000" w:rsidRDefault="00000000">
            <w:pPr>
              <w:pStyle w:val="NormalWeb"/>
            </w:pPr>
            <w:r>
              <w:rPr>
                <w:shd w:val="clear" w:color="auto" w:fill="D3F1A7"/>
              </w:rPr>
              <w:t xml:space="preserve">‘ZCBK’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95BFA" w14:textId="77777777" w:rsidR="00000000" w:rsidRDefault="00000000">
            <w:pPr>
              <w:pStyle w:val="NormalWeb"/>
            </w:pPr>
            <w:r>
              <w:t> </w:t>
            </w:r>
          </w:p>
        </w:tc>
      </w:tr>
      <w:tr w:rsidR="00000000" w14:paraId="274C484D"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166C6" w14:textId="77777777" w:rsidR="00000000" w:rsidRDefault="00000000">
            <w:pPr>
              <w:pStyle w:val="NormalWeb"/>
            </w:pPr>
            <w:r>
              <w:t>Company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9079" w14:textId="77777777" w:rsidR="00000000" w:rsidRDefault="00000000">
            <w:pPr>
              <w:pStyle w:val="NormalWeb"/>
            </w:pPr>
            <w:r>
              <w:t>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343EF" w14:textId="77777777" w:rsidR="00000000" w:rsidRDefault="00000000">
            <w:pPr>
              <w:pStyle w:val="NormalWeb"/>
            </w:pPr>
            <w:r>
              <w:t>copy from Contract header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51D05D" w14:textId="77777777" w:rsidR="00000000" w:rsidRDefault="00000000">
            <w:pPr>
              <w:pStyle w:val="NormalWeb"/>
            </w:pPr>
            <w:r>
              <w:t>PRM1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33D87" w14:textId="77777777" w:rsidR="00000000" w:rsidRDefault="00000000">
            <w:pPr>
              <w:pStyle w:val="NormalWeb"/>
            </w:pPr>
            <w:r>
              <w:t> </w:t>
            </w:r>
          </w:p>
        </w:tc>
      </w:tr>
      <w:tr w:rsidR="00000000" w14:paraId="0650D85D"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E66F3" w14:textId="77777777" w:rsidR="00000000" w:rsidRDefault="00000000">
            <w:pPr>
              <w:pStyle w:val="NormalWeb"/>
            </w:pPr>
            <w:r>
              <w:t>Product Pricing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03BDC" w14:textId="77777777" w:rsidR="00000000" w:rsidRDefault="00000000">
            <w:pPr>
              <w:pStyle w:val="NormalWeb"/>
            </w:pPr>
            <w:r>
              <w:t>PRICING_GROUP_CODE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560FA" w14:textId="77777777" w:rsidR="00000000" w:rsidRDefault="00000000">
            <w:pPr>
              <w:pStyle w:val="NormalWeb"/>
            </w:pPr>
            <w:r>
              <w:t>ZSD_CB_PS_DEA_ID-PRICING_GROUP_CODE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652FA" w14:textId="77777777" w:rsidR="00000000" w:rsidRDefault="00000000">
            <w:pPr>
              <w:pStyle w:val="NormalWeb"/>
            </w:pPr>
            <w:r>
              <w:t>10522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A19EA" w14:textId="77777777" w:rsidR="00000000" w:rsidRDefault="00000000">
            <w:pPr>
              <w:pStyle w:val="NormalWeb"/>
            </w:pPr>
            <w:r>
              <w:t> </w:t>
            </w:r>
          </w:p>
        </w:tc>
      </w:tr>
      <w:tr w:rsidR="00000000" w14:paraId="11A1C31E"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91DA8" w14:textId="77777777" w:rsidR="00000000" w:rsidRDefault="00000000">
            <w:pPr>
              <w:pStyle w:val="NormalWeb"/>
            </w:pPr>
            <w:r>
              <w:t>PS Deal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3A6E0" w14:textId="77777777" w:rsidR="00000000" w:rsidRDefault="00000000">
            <w:pPr>
              <w:pStyle w:val="NormalWeb"/>
            </w:pPr>
            <w:r>
              <w:t>ZSD_PS_DEAL_ID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65A7FA" w14:textId="77777777" w:rsidR="00000000" w:rsidRDefault="00000000">
            <w:pPr>
              <w:pStyle w:val="NormalWeb"/>
            </w:pPr>
            <w:r>
              <w:t>ZSD_CB_PS_DEA_ID-PS_DEAL_ID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A2265" w14:textId="77777777" w:rsidR="00000000" w:rsidRDefault="00000000">
            <w:pPr>
              <w:pStyle w:val="NormalWeb"/>
            </w:pPr>
            <w:r>
              <w:t>333~4444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67135" w14:textId="77777777" w:rsidR="00000000" w:rsidRDefault="00000000">
            <w:pPr>
              <w:pStyle w:val="NormalWeb"/>
            </w:pPr>
            <w:r>
              <w:t> </w:t>
            </w:r>
          </w:p>
        </w:tc>
      </w:tr>
      <w:tr w:rsidR="00000000" w14:paraId="29FA7758"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7069B" w14:textId="77777777" w:rsidR="00000000" w:rsidRDefault="00000000">
            <w:pPr>
              <w:pStyle w:val="NormalWeb"/>
            </w:pPr>
            <w:r>
              <w:rPr>
                <w:shd w:val="clear" w:color="auto" w:fill="F8E6A0"/>
              </w:rPr>
              <w:t>Customer Group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51E55" w14:textId="77777777" w:rsidR="00000000" w:rsidRDefault="00000000">
            <w:pPr>
              <w:pStyle w:val="NormalWeb"/>
            </w:pPr>
            <w:r>
              <w:rPr>
                <w:shd w:val="clear" w:color="auto" w:fill="F8E6A0"/>
              </w:rPr>
              <w:t>ZZCUST_GRP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97B4B" w14:textId="77777777" w:rsidR="00000000" w:rsidRDefault="00000000">
            <w:pPr>
              <w:pStyle w:val="NormalWeb"/>
            </w:pPr>
            <w:r>
              <w:rPr>
                <w:shd w:val="clear" w:color="auto" w:fill="F8E6A0"/>
              </w:rPr>
              <w:t>To be copied from Sales Deal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7BD2F9" w14:textId="77777777" w:rsidR="00000000" w:rsidRDefault="00000000">
            <w:pPr>
              <w:pStyle w:val="NormalWeb"/>
            </w:pPr>
            <w:r>
              <w:rPr>
                <w:shd w:val="clear" w:color="auto" w:fill="F8E6A0"/>
              </w:rPr>
              <w:t>FL-00007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9756B" w14:textId="77777777" w:rsidR="00000000" w:rsidRDefault="00000000">
            <w:pPr>
              <w:pStyle w:val="NormalWeb"/>
            </w:pPr>
            <w:r>
              <w:t> </w:t>
            </w:r>
          </w:p>
        </w:tc>
      </w:tr>
      <w:tr w:rsidR="00000000" w14:paraId="69E31F98"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12CE9" w14:textId="77777777" w:rsidR="00000000" w:rsidRDefault="00000000">
            <w:pPr>
              <w:pStyle w:val="NormalWeb"/>
            </w:pPr>
            <w:r>
              <w:t>Customer Price Groups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4941F" w14:textId="77777777" w:rsidR="00000000" w:rsidRDefault="00000000">
            <w:pPr>
              <w:pStyle w:val="NormalWeb"/>
            </w:pPr>
            <w:r>
              <w:t>KONDA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37347" w14:textId="77777777" w:rsidR="00000000" w:rsidRDefault="00000000">
            <w:pPr>
              <w:pStyle w:val="NormalWeb"/>
            </w:pPr>
            <w:r>
              <w:t xml:space="preserve">In case if PS Deal ID with ZSD_CB_PS_DEAL_ID-DEAL_LEVEL = ‘Frontline Deal' five condition line items to be created for all KONDA values (’01', ‘02, ‘03’, ‘04’, </w:t>
            </w:r>
            <w:del w:id="5" w:author="Unknown">
              <w:r>
                <w:delText>‘05’ - for state = 'PA’</w:delText>
              </w:r>
            </w:del>
            <w:r>
              <w:t>).</w:t>
            </w:r>
          </w:p>
          <w:p w14:paraId="4E3A5B1C" w14:textId="77777777" w:rsidR="00000000" w:rsidRDefault="00000000">
            <w:pPr>
              <w:pStyle w:val="NormalWeb"/>
            </w:pPr>
            <w:r>
              <w:t>If PS Deal ID with ZSD_CB_PS_DEAL_ID-DEAL_LEVEL is not ‘Frontline Deal’, create condition line items based on mapping ZSD_CB_PS_DEAL_ID-CUSTOMER_GROUP_TYPE and ZSD_CB_PS_DEAL_ID-CHANNEL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625BA"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22144" w14:textId="77777777" w:rsidR="00000000" w:rsidRDefault="00000000"/>
        </w:tc>
      </w:tr>
      <w:tr w:rsidR="00000000" w14:paraId="7D5BA679"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FE7A7" w14:textId="77777777" w:rsidR="00000000" w:rsidRDefault="00000000">
            <w:pPr>
              <w:pStyle w:val="NormalWeb"/>
            </w:pPr>
            <w:r>
              <w:t>Calculation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6DEEA" w14:textId="77777777" w:rsidR="00000000" w:rsidRDefault="00000000">
            <w:pPr>
              <w:pStyle w:val="NormalWeb"/>
            </w:pPr>
            <w:r>
              <w:t>KRECH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28A68"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4719F" w14:textId="77777777" w:rsidR="00000000" w:rsidRDefault="00000000">
            <w:pPr>
              <w:pStyle w:val="NormalWeb"/>
            </w:pPr>
            <w:r>
              <w: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7E9A8" w14:textId="77777777" w:rsidR="00000000" w:rsidRDefault="00000000">
            <w:pPr>
              <w:pStyle w:val="NormalWeb"/>
            </w:pPr>
            <w:r>
              <w:t>C</w:t>
            </w:r>
          </w:p>
        </w:tc>
      </w:tr>
      <w:tr w:rsidR="00000000" w14:paraId="57251CF0"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E64FF" w14:textId="77777777" w:rsidR="00000000" w:rsidRDefault="00000000">
            <w:pPr>
              <w:pStyle w:val="NormalWeb"/>
            </w:pPr>
            <w:r>
              <w:t>Valid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559FD" w14:textId="77777777" w:rsidR="00000000" w:rsidRDefault="00000000">
            <w:pPr>
              <w:pStyle w:val="NormalWeb"/>
            </w:pPr>
            <w:r>
              <w:t>DATE_FROM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A001A" w14:textId="77777777" w:rsidR="00000000" w:rsidRDefault="00000000">
            <w:pPr>
              <w:pStyle w:val="NormalWeb"/>
            </w:pPr>
            <w:r>
              <w:t>ZSD_CB_PS_DEA_ID-START_DATE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0299F9" w14:textId="77777777" w:rsidR="00000000" w:rsidRDefault="00000000">
            <w:pPr>
              <w:pStyle w:val="NormalWeb"/>
            </w:pPr>
            <w:r>
              <w:t>1/1/2026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9BC99" w14:textId="77777777" w:rsidR="00000000" w:rsidRDefault="00000000">
            <w:pPr>
              <w:pStyle w:val="NormalWeb"/>
            </w:pPr>
            <w:r>
              <w:t> </w:t>
            </w:r>
          </w:p>
        </w:tc>
      </w:tr>
      <w:tr w:rsidR="00000000" w14:paraId="72E76B4C"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3F77B" w14:textId="77777777" w:rsidR="00000000" w:rsidRDefault="00000000">
            <w:pPr>
              <w:pStyle w:val="NormalWeb"/>
            </w:pPr>
            <w:r>
              <w:t>Valid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A10C8" w14:textId="77777777" w:rsidR="00000000" w:rsidRDefault="00000000">
            <w:pPr>
              <w:pStyle w:val="NormalWeb"/>
            </w:pPr>
            <w:r>
              <w:t>DATE_TO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2C676" w14:textId="77777777" w:rsidR="00000000" w:rsidRDefault="00000000">
            <w:pPr>
              <w:pStyle w:val="NormalWeb"/>
            </w:pPr>
            <w:r>
              <w:t>ZSD_CB_PS_DEA_ID-END_DATE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B475CF" w14:textId="77777777" w:rsidR="00000000" w:rsidRDefault="00000000">
            <w:pPr>
              <w:pStyle w:val="NormalWeb"/>
            </w:pPr>
            <w:r>
              <w:t>12/31/2026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850FA" w14:textId="77777777" w:rsidR="00000000" w:rsidRDefault="00000000">
            <w:pPr>
              <w:pStyle w:val="NormalWeb"/>
            </w:pPr>
            <w:r>
              <w:t> </w:t>
            </w:r>
          </w:p>
        </w:tc>
      </w:tr>
      <w:tr w:rsidR="00000000" w14:paraId="3C8F8D92"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C32B4" w14:textId="77777777" w:rsidR="00000000" w:rsidRDefault="00000000">
            <w:pPr>
              <w:pStyle w:val="NormalWeb"/>
            </w:pPr>
            <w:r>
              <w:lastRenderedPageBreak/>
              <w:t>Condition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1F309" w14:textId="77777777" w:rsidR="00000000" w:rsidRDefault="00000000">
            <w:pPr>
              <w:pStyle w:val="NormalWeb"/>
            </w:pPr>
            <w:r>
              <w:t>KBETR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5A3B2" w14:textId="77777777" w:rsidR="00000000" w:rsidRDefault="00000000">
            <w:pPr>
              <w:pStyle w:val="NormalWeb"/>
            </w:pPr>
            <w:r>
              <w:t>Depends on contract type ZSD_CB_PS_DEA_ID- VENDOR_DA_1/VENDOR_DA_2/VENDOR_DA_3/VENDOR_DA_4/VENDOR_DA_5</w:t>
            </w:r>
          </w:p>
          <w:p w14:paraId="75F5AE37" w14:textId="77777777" w:rsidR="00000000" w:rsidRDefault="00000000">
            <w:pPr>
              <w:pStyle w:val="NormalWeb"/>
            </w:pPr>
            <w:r>
              <w:rPr>
                <w:color w:val="BF2600"/>
              </w:rPr>
              <w:t>If value = 0.00, ignore this item and condition line item shouldn’t be created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969EA" w14:textId="77777777" w:rsidR="00000000" w:rsidRDefault="00000000">
            <w:pPr>
              <w:pStyle w:val="NormalWeb"/>
            </w:pPr>
            <w:r>
              <w:t>6.00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1329D" w14:textId="77777777" w:rsidR="00000000" w:rsidRDefault="00000000">
            <w:pPr>
              <w:pStyle w:val="NormalWeb"/>
            </w:pPr>
            <w:r>
              <w:t>6.00</w:t>
            </w:r>
          </w:p>
        </w:tc>
      </w:tr>
      <w:tr w:rsidR="00000000" w14:paraId="2BF89DAF"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70064" w14:textId="77777777" w:rsidR="00000000" w:rsidRDefault="00000000">
            <w:pPr>
              <w:pStyle w:val="NormalWeb"/>
            </w:pPr>
            <w:r>
              <w:t>Condition currency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6DAD0" w14:textId="77777777" w:rsidR="00000000" w:rsidRDefault="00000000">
            <w:pPr>
              <w:pStyle w:val="NormalWeb"/>
            </w:pPr>
            <w:r>
              <w:t>KONWA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53947"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318DC" w14:textId="77777777" w:rsidR="00000000" w:rsidRDefault="00000000">
            <w:pPr>
              <w:pStyle w:val="NormalWeb"/>
            </w:pPr>
            <w:r>
              <w:t>USD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D6F03" w14:textId="77777777" w:rsidR="00000000" w:rsidRDefault="00000000">
            <w:pPr>
              <w:pStyle w:val="NormalWeb"/>
            </w:pPr>
            <w:r>
              <w:t>USD</w:t>
            </w:r>
          </w:p>
        </w:tc>
      </w:tr>
      <w:tr w:rsidR="00000000" w14:paraId="3CD63BF3"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60302" w14:textId="77777777" w:rsidR="00000000" w:rsidRDefault="00000000">
            <w:pPr>
              <w:pStyle w:val="NormalWeb"/>
            </w:pPr>
            <w:r>
              <w:t>Pricing Unit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E6C05" w14:textId="77777777" w:rsidR="00000000" w:rsidRDefault="00000000">
            <w:pPr>
              <w:pStyle w:val="NormalWeb"/>
            </w:pPr>
            <w:r>
              <w:t>KPEIN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2E53F"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144E2"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C3EE9" w14:textId="77777777" w:rsidR="00000000" w:rsidRDefault="00000000">
            <w:pPr>
              <w:pStyle w:val="NormalWeb"/>
            </w:pPr>
            <w:r>
              <w:t>1</w:t>
            </w:r>
          </w:p>
        </w:tc>
      </w:tr>
      <w:tr w:rsidR="00000000" w14:paraId="34686CD3"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6A1D0" w14:textId="77777777" w:rsidR="00000000" w:rsidRDefault="00000000">
            <w:pPr>
              <w:pStyle w:val="NormalWeb"/>
            </w:pPr>
            <w:r>
              <w:t>Unit of Measure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3A5572" w14:textId="77777777" w:rsidR="00000000" w:rsidRDefault="00000000">
            <w:pPr>
              <w:pStyle w:val="NormalWeb"/>
            </w:pPr>
            <w:r>
              <w:t>KMEIN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CC8B1"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BE35A" w14:textId="77777777" w:rsidR="00000000" w:rsidRDefault="00000000">
            <w:pPr>
              <w:pStyle w:val="NormalWeb"/>
            </w:pPr>
            <w:r>
              <w:t>CSE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DBE40" w14:textId="77777777" w:rsidR="00000000" w:rsidRDefault="00000000">
            <w:pPr>
              <w:pStyle w:val="NormalWeb"/>
            </w:pPr>
            <w:r>
              <w:t>CSE</w:t>
            </w:r>
          </w:p>
        </w:tc>
      </w:tr>
      <w:tr w:rsidR="00000000" w14:paraId="24AE8765"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3B0BF" w14:textId="77777777" w:rsidR="00000000" w:rsidRDefault="00000000">
            <w:pPr>
              <w:pStyle w:val="NormalWeb"/>
            </w:pPr>
            <w:r>
              <w:t>Scales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405DE9" w14:textId="77777777" w:rsidR="00000000" w:rsidRDefault="00000000">
            <w:pPr>
              <w:pStyle w:val="NormalWeb"/>
            </w:pPr>
            <w:r>
              <w:t>KSTBW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5F9B45" w14:textId="77777777" w:rsidR="00000000" w:rsidRDefault="00000000">
            <w:pPr>
              <w:pStyle w:val="NormalWeb"/>
            </w:pPr>
            <w:r>
              <w:t>Check ZSD_CB_PS_DEA_ID:</w:t>
            </w:r>
          </w:p>
          <w:p w14:paraId="7BD487EB" w14:textId="77777777" w:rsidR="00000000" w:rsidRDefault="00000000">
            <w:pPr>
              <w:pStyle w:val="NormalWeb"/>
              <w:numPr>
                <w:ilvl w:val="0"/>
                <w:numId w:val="11"/>
              </w:numPr>
            </w:pPr>
            <w:r>
              <w:t>If CUSTOMER_GROUP_TYPE = ‘SP1' (for KONDA = ‘01’ and ’02') than value = LIST_PRICE - DISCOUNT</w:t>
            </w:r>
          </w:p>
          <w:p w14:paraId="236F4B44" w14:textId="77777777" w:rsidR="00000000" w:rsidRDefault="00000000">
            <w:pPr>
              <w:pStyle w:val="NormalWeb"/>
              <w:numPr>
                <w:ilvl w:val="0"/>
                <w:numId w:val="11"/>
              </w:numPr>
            </w:pPr>
            <w:r>
              <w:t>If CUSTOMER_GROUP_TYPE = 'MIL' (for KONDA = ‘03’) than value = MIL_LIST_PRICE - DISCOUNT</w:t>
            </w:r>
          </w:p>
          <w:p w14:paraId="7FA74425" w14:textId="77777777" w:rsidR="00000000" w:rsidRDefault="00000000">
            <w:pPr>
              <w:pStyle w:val="NormalWeb"/>
              <w:numPr>
                <w:ilvl w:val="0"/>
                <w:numId w:val="11"/>
              </w:numPr>
            </w:pPr>
            <w:r>
              <w:t>If CUSTOMER_GROUP_TYPE = 'TRANS' (for KONDA = ‘04’) than value = TRANS_LIST_PRICE - DISCOUNT</w:t>
            </w:r>
          </w:p>
          <w:p w14:paraId="4EEE347B" w14:textId="77777777" w:rsidR="00000000" w:rsidRDefault="00000000">
            <w:pPr>
              <w:pStyle w:val="NormalWeb"/>
              <w:numPr>
                <w:ilvl w:val="0"/>
                <w:numId w:val="11"/>
              </w:numPr>
            </w:pPr>
            <w:r>
              <w:t>If CUSTOMER_GROUP_TYPE = 'WHS' (for KONDA = ‘05’ - relevant only for PA) than value = WHS_LIST_PRICE - 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02209"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67475" w14:textId="77777777" w:rsidR="00000000" w:rsidRDefault="00000000">
            <w:pPr>
              <w:pStyle w:val="NormalWeb"/>
            </w:pPr>
            <w:r>
              <w:t>180</w:t>
            </w:r>
          </w:p>
        </w:tc>
      </w:tr>
      <w:tr w:rsidR="00000000" w14:paraId="116FDCA8"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CEDD4" w14:textId="77777777" w:rsidR="00000000" w:rsidRDefault="00000000">
            <w:pPr>
              <w:pStyle w:val="NormalWeb"/>
            </w:pPr>
            <w:r>
              <w:t>Unit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CCA6F" w14:textId="77777777" w:rsidR="00000000" w:rsidRDefault="00000000">
            <w:pPr>
              <w:pStyle w:val="NormalWeb"/>
            </w:pPr>
            <w:r>
              <w:t>KONWS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EFE28"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92BDB"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45CFB" w14:textId="77777777" w:rsidR="00000000" w:rsidRDefault="00000000">
            <w:pPr>
              <w:pStyle w:val="NormalWeb"/>
            </w:pPr>
            <w:r>
              <w:t>USD</w:t>
            </w:r>
          </w:p>
        </w:tc>
      </w:tr>
      <w:tr w:rsidR="00000000" w14:paraId="246F46B4"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0D9D9" w14:textId="77777777" w:rsidR="00000000" w:rsidRDefault="00000000">
            <w:pPr>
              <w:pStyle w:val="NormalWeb"/>
            </w:pPr>
            <w:r>
              <w:t>Scale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6211E2" w14:textId="77777777" w:rsidR="00000000" w:rsidRDefault="00000000">
            <w:pPr>
              <w:pStyle w:val="NormalWeb"/>
            </w:pPr>
            <w:r>
              <w:t>STFKZ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4B97B"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C8E3C" w14:textId="77777777" w:rsidR="00000000" w:rsidRDefault="00000000">
            <w:pPr>
              <w:pStyle w:val="NormalWeb"/>
            </w:pPr>
            <w:r>
              <w: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95282" w14:textId="77777777" w:rsidR="00000000" w:rsidRDefault="00000000">
            <w:pPr>
              <w:pStyle w:val="NormalWeb"/>
            </w:pPr>
            <w:r>
              <w:t> </w:t>
            </w:r>
          </w:p>
        </w:tc>
      </w:tr>
      <w:tr w:rsidR="00000000" w14:paraId="09A0F29E"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83C6F" w14:textId="77777777" w:rsidR="00000000" w:rsidRDefault="00000000">
            <w:pPr>
              <w:pStyle w:val="NormalWeb"/>
            </w:pPr>
            <w:r>
              <w:t>Scale Base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34E61" w14:textId="77777777" w:rsidR="00000000" w:rsidRDefault="00000000">
            <w:pPr>
              <w:pStyle w:val="NormalWeb"/>
            </w:pPr>
            <w:r>
              <w:t>KZBZG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2DA33"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898CC6" w14:textId="77777777" w:rsidR="00000000" w:rsidRDefault="00000000">
            <w:pPr>
              <w:pStyle w:val="NormalWeb"/>
            </w:pPr>
            <w:r>
              <w:t>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A7540" w14:textId="77777777" w:rsidR="00000000" w:rsidRDefault="00000000">
            <w:pPr>
              <w:pStyle w:val="NormalWeb"/>
            </w:pPr>
            <w:r>
              <w:t>B</w:t>
            </w:r>
          </w:p>
        </w:tc>
      </w:tr>
      <w:tr w:rsidR="00000000" w14:paraId="58C75D50"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84D1E" w14:textId="77777777" w:rsidR="00000000" w:rsidRDefault="00000000">
            <w:pPr>
              <w:pStyle w:val="NormalWeb"/>
            </w:pPr>
            <w:r>
              <w:t>Scales Exists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3812B" w14:textId="77777777" w:rsidR="00000000" w:rsidRDefault="00000000">
            <w:pPr>
              <w:pStyle w:val="NormalWeb"/>
            </w:pPr>
            <w:r>
              <w:t>SCALE_EXISTS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F1F77"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7180E" w14:textId="77777777" w:rsidR="00000000" w:rsidRDefault="00000000">
            <w:pPr>
              <w:pStyle w:val="NormalWeb"/>
            </w:pPr>
            <w:r>
              <w:t>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2CCCB" w14:textId="77777777" w:rsidR="00000000" w:rsidRDefault="00000000">
            <w:pPr>
              <w:pStyle w:val="NormalWeb"/>
            </w:pPr>
            <w:r>
              <w:t> </w:t>
            </w:r>
          </w:p>
        </w:tc>
      </w:tr>
      <w:tr w:rsidR="00000000" w14:paraId="182B10FC"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53B088" w14:textId="77777777" w:rsidR="00000000" w:rsidRDefault="00000000">
            <w:pPr>
              <w:pStyle w:val="NormalWeb"/>
            </w:pPr>
            <w:r>
              <w:t>Condition Record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855E1" w14:textId="77777777" w:rsidR="00000000" w:rsidRDefault="00000000">
            <w:pPr>
              <w:pStyle w:val="NormalWeb"/>
            </w:pPr>
            <w:r>
              <w:t>KNUMH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377FA" w14:textId="77777777" w:rsidR="00000000" w:rsidRDefault="00000000">
            <w:pPr>
              <w:pStyle w:val="NormalWeb"/>
            </w:pPr>
            <w:r>
              <w:t>created automatically by SAP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E6033" w14:textId="77777777" w:rsidR="00000000" w:rsidRDefault="00000000">
            <w:pPr>
              <w:pStyle w:val="NormalWeb"/>
            </w:pPr>
            <w:r>
              <w:t>82034581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D6F13" w14:textId="77777777" w:rsidR="00000000" w:rsidRDefault="00000000">
            <w:pPr>
              <w:pStyle w:val="NormalWeb"/>
            </w:pPr>
            <w:r>
              <w:t>82034581</w:t>
            </w:r>
          </w:p>
        </w:tc>
      </w:tr>
      <w:tr w:rsidR="00000000" w14:paraId="7E926EE9"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7484C" w14:textId="77777777" w:rsidR="00000000" w:rsidRDefault="00000000">
            <w:pPr>
              <w:pStyle w:val="NormalWeb"/>
            </w:pPr>
            <w:r>
              <w:t>Condition 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D60A8" w14:textId="77777777" w:rsidR="00000000" w:rsidRDefault="00000000">
            <w:pPr>
              <w:pStyle w:val="NormalWeb"/>
            </w:pPr>
            <w:r>
              <w:t>COCO_NUM_KG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1C6B9" w14:textId="77777777" w:rsidR="00000000" w:rsidRDefault="00000000">
            <w:pPr>
              <w:pStyle w:val="NormalWeb"/>
            </w:pPr>
            <w:r>
              <w:t>copy from Contract header automatically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1A229" w14:textId="77777777" w:rsidR="00000000" w:rsidRDefault="00000000">
            <w:pPr>
              <w:pStyle w:val="NormalWeb"/>
            </w:pPr>
            <w:r>
              <w:t>1000375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701F1" w14:textId="77777777" w:rsidR="00000000" w:rsidRDefault="00000000">
            <w:pPr>
              <w:pStyle w:val="NormalWeb"/>
            </w:pPr>
            <w:r>
              <w:t> </w:t>
            </w:r>
          </w:p>
        </w:tc>
      </w:tr>
      <w:tr w:rsidR="00000000" w14:paraId="27571C90"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5E438" w14:textId="77777777" w:rsidR="00000000" w:rsidRDefault="00000000">
            <w:pPr>
              <w:pStyle w:val="NormalWeb"/>
            </w:pPr>
            <w:r>
              <w:t>Sequent. No. of Cond.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110B0" w14:textId="77777777" w:rsidR="00000000" w:rsidRDefault="00000000">
            <w:pPr>
              <w:pStyle w:val="NormalWeb"/>
            </w:pPr>
            <w:r>
              <w:t>KOPOS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E9E954"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940F7" w14:textId="77777777" w:rsidR="00000000" w:rsidRDefault="00000000">
            <w:pPr>
              <w:pStyle w:val="NormalWeb"/>
            </w:pPr>
            <w:r>
              <w:t>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E0A89" w14:textId="77777777" w:rsidR="00000000" w:rsidRDefault="00000000">
            <w:pPr>
              <w:pStyle w:val="NormalWeb"/>
            </w:pPr>
            <w:r>
              <w:t>1</w:t>
            </w:r>
          </w:p>
        </w:tc>
      </w:tr>
      <w:tr w:rsidR="00000000" w14:paraId="004B15EB"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F7E47" w14:textId="77777777" w:rsidR="00000000" w:rsidRDefault="00000000">
            <w:pPr>
              <w:pStyle w:val="NormalWeb"/>
            </w:pPr>
            <w:r>
              <w:t>Line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CC4BF3" w14:textId="77777777" w:rsidR="00000000" w:rsidRDefault="00000000">
            <w:pPr>
              <w:pStyle w:val="NormalWeb"/>
            </w:pPr>
            <w:r>
              <w:t>KLFN1_SC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A812C"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A2AEF"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DE445" w14:textId="77777777" w:rsidR="00000000" w:rsidRDefault="00000000">
            <w:pPr>
              <w:pStyle w:val="NormalWeb"/>
            </w:pPr>
            <w:r>
              <w:t>1</w:t>
            </w:r>
          </w:p>
        </w:tc>
      </w:tr>
      <w:tr w:rsidR="00000000" w14:paraId="2F607C9A"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48CBF" w14:textId="77777777" w:rsidR="00000000" w:rsidRDefault="00000000">
            <w:pPr>
              <w:pStyle w:val="NormalWeb"/>
            </w:pPr>
            <w:r>
              <w:lastRenderedPageBreak/>
              <w:t>Condition Type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853F3" w14:textId="77777777" w:rsidR="00000000" w:rsidRDefault="00000000">
            <w:pPr>
              <w:pStyle w:val="NormalWeb"/>
            </w:pPr>
            <w:r>
              <w:t>COND_GROUP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99454"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C2884" w14:textId="77777777" w:rsidR="00000000" w:rsidRDefault="00000000">
            <w:pPr>
              <w:pStyle w:val="NormalWeb"/>
            </w:pPr>
            <w:r>
              <w:t>0P01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B2D29" w14:textId="77777777" w:rsidR="00000000" w:rsidRDefault="00000000">
            <w:pPr>
              <w:pStyle w:val="NormalWeb"/>
            </w:pPr>
            <w:r>
              <w:t> </w:t>
            </w:r>
          </w:p>
        </w:tc>
      </w:tr>
      <w:tr w:rsidR="00000000" w14:paraId="4C77E881" w14:textId="77777777">
        <w:trPr>
          <w:divId w:val="963317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8D96B" w14:textId="77777777" w:rsidR="00000000" w:rsidRDefault="00000000">
            <w:pPr>
              <w:pStyle w:val="NormalWeb"/>
            </w:pPr>
            <w:r>
              <w:t>Display Sequence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D99D90" w14:textId="77777777" w:rsidR="00000000" w:rsidRDefault="00000000">
            <w:pPr>
              <w:pStyle w:val="NormalWeb"/>
            </w:pPr>
            <w:r>
              <w:t>WCB_SEQUENCE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E5FEC" w14:textId="77777777" w:rsidR="00000000" w:rsidRDefault="00000000">
            <w:pPr>
              <w:pStyle w:val="NormalWeb"/>
            </w:pPr>
            <w:r>
              <w:t>Default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2CCEE"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CAB65" w14:textId="77777777" w:rsidR="00000000" w:rsidRDefault="00000000">
            <w:pPr>
              <w:pStyle w:val="NormalWeb"/>
            </w:pPr>
            <w:r>
              <w:t>1</w:t>
            </w:r>
          </w:p>
        </w:tc>
      </w:tr>
    </w:tbl>
    <w:p w14:paraId="2F1F7A27" w14:textId="77777777" w:rsidR="00000000" w:rsidRDefault="00000000">
      <w:pPr>
        <w:pStyle w:val="NormalWeb"/>
      </w:pPr>
      <w:r>
        <w:t>Based on the results of condition contract creation, a new table needs to be updated: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71"/>
        <w:gridCol w:w="2831"/>
        <w:gridCol w:w="877"/>
        <w:gridCol w:w="884"/>
        <w:gridCol w:w="2417"/>
      </w:tblGrid>
      <w:tr w:rsidR="00000000" w14:paraId="5081ED0B"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9DFA1D" w14:textId="77777777" w:rsidR="00000000" w:rsidRDefault="00000000">
            <w:pPr>
              <w:pStyle w:val="NormalWeb"/>
            </w:pPr>
            <w:r>
              <w:rPr>
                <w:rStyle w:val="Strong"/>
              </w:rPr>
              <w:t>ZSD_PS_CONTACTS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12377"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0A92E0"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B184F2"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63591" w14:textId="77777777" w:rsidR="00000000" w:rsidRDefault="00000000">
            <w:pPr>
              <w:rPr>
                <w:rFonts w:eastAsia="Times New Roman"/>
                <w:sz w:val="20"/>
                <w:szCs w:val="20"/>
              </w:rPr>
            </w:pPr>
          </w:p>
        </w:tc>
      </w:tr>
      <w:tr w:rsidR="00000000" w14:paraId="636FD548"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F9218" w14:textId="77777777" w:rsidR="00000000" w:rsidRDefault="00000000">
            <w:pPr>
              <w:pStyle w:val="NormalWeb"/>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4670F" w14:textId="77777777" w:rsidR="00000000" w:rsidRDefault="00000000">
            <w:pPr>
              <w:pStyle w:val="NormalWeb"/>
            </w:pPr>
            <w:r>
              <w:rPr>
                <w:rStyle w:val="Strong"/>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250BC" w14:textId="77777777" w:rsidR="00000000" w:rsidRDefault="00000000">
            <w:pPr>
              <w:pStyle w:val="NormalWeb"/>
            </w:pPr>
            <w:r>
              <w:rPr>
                <w:rStyle w:val="Strong"/>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03589" w14:textId="77777777" w:rsidR="00000000" w:rsidRDefault="00000000">
            <w:pPr>
              <w:pStyle w:val="NormalWeb"/>
            </w:pPr>
            <w:r>
              <w:rPr>
                <w:rStyle w:val="Strong"/>
              </w:rPr>
              <w:t>Length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2785A" w14:textId="77777777" w:rsidR="00000000" w:rsidRDefault="00000000">
            <w:pPr>
              <w:pStyle w:val="NormalWeb"/>
            </w:pPr>
            <w:r>
              <w:rPr>
                <w:rStyle w:val="Strong"/>
              </w:rPr>
              <w:t>Comments </w:t>
            </w:r>
          </w:p>
        </w:tc>
      </w:tr>
      <w:tr w:rsidR="00000000" w14:paraId="666CAF92"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61B06" w14:textId="77777777" w:rsidR="00000000" w:rsidRDefault="00000000">
            <w:pPr>
              <w:pStyle w:val="NormalWeb"/>
            </w:pPr>
            <w:r>
              <w:t>PS Deal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7964A" w14:textId="77777777" w:rsidR="00000000" w:rsidRDefault="00000000">
            <w:pPr>
              <w:pStyle w:val="NormalWeb"/>
            </w:pPr>
            <w:r>
              <w:t>PS_DEAL_ID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D57F1"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3A833" w14:textId="77777777" w:rsidR="00000000" w:rsidRDefault="00000000">
            <w:pPr>
              <w:pStyle w:val="NormalWeb"/>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8525E" w14:textId="77777777" w:rsidR="00000000" w:rsidRDefault="00000000">
            <w:pPr>
              <w:pStyle w:val="NormalWeb"/>
            </w:pPr>
            <w:r>
              <w:t>copied from table ZSD_CB_PS_DEA_ID</w:t>
            </w:r>
          </w:p>
        </w:tc>
      </w:tr>
      <w:tr w:rsidR="00000000" w14:paraId="72540CE3"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8628E" w14:textId="77777777" w:rsidR="00000000" w:rsidRDefault="00000000">
            <w:pPr>
              <w:pStyle w:val="NormalWeb"/>
            </w:pPr>
            <w:r>
              <w:t>CompCode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9DEB7" w14:textId="77777777" w:rsidR="00000000" w:rsidRDefault="00000000">
            <w:pPr>
              <w:pStyle w:val="NormalWeb"/>
            </w:pPr>
            <w:r>
              <w:t>BUKRS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1F982"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DC0B3"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67004" w14:textId="77777777" w:rsidR="00000000" w:rsidRDefault="00000000">
            <w:pPr>
              <w:pStyle w:val="NormalWeb"/>
            </w:pPr>
            <w:r>
              <w:t>defined during contract creation</w:t>
            </w:r>
          </w:p>
        </w:tc>
      </w:tr>
      <w:tr w:rsidR="00000000" w14:paraId="1212D3C2"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F4C97" w14:textId="77777777" w:rsidR="00000000" w:rsidRDefault="00000000">
            <w:pPr>
              <w:pStyle w:val="NormalWeb"/>
            </w:pPr>
            <w:r>
              <w:t>Supplier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9F487" w14:textId="77777777" w:rsidR="00000000" w:rsidRDefault="00000000">
            <w:pPr>
              <w:pStyle w:val="NormalWeb"/>
            </w:pPr>
            <w:r>
              <w:t>LIFNR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6B750" w14:textId="77777777" w:rsidR="00000000" w:rsidRDefault="00000000">
            <w:pPr>
              <w:pStyle w:val="NormalWeb"/>
            </w:pPr>
            <w:r>
              <w:t>CHAR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32A7E"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1E09D" w14:textId="77777777" w:rsidR="00000000" w:rsidRDefault="00000000">
            <w:pPr>
              <w:pStyle w:val="NormalWeb"/>
            </w:pPr>
            <w:r>
              <w:t>defined during contract creation</w:t>
            </w:r>
          </w:p>
        </w:tc>
      </w:tr>
      <w:tr w:rsidR="00000000" w14:paraId="582FA819"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528287" w14:textId="77777777" w:rsidR="00000000" w:rsidRDefault="00000000">
            <w:pPr>
              <w:pStyle w:val="NormalWeb"/>
            </w:pPr>
            <w:r>
              <w:t>Contract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67911" w14:textId="77777777" w:rsidR="00000000" w:rsidRDefault="00000000">
            <w:pPr>
              <w:pStyle w:val="NormalWeb"/>
            </w:pPr>
            <w:r>
              <w:t>WCB_CONTRACT_TYPE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F5D1C"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3F682" w14:textId="77777777" w:rsidR="00000000" w:rsidRDefault="00000000">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48C19" w14:textId="77777777" w:rsidR="00000000" w:rsidRDefault="00000000">
            <w:pPr>
              <w:pStyle w:val="NormalWeb"/>
            </w:pPr>
            <w:r>
              <w:t>defined during contract creation</w:t>
            </w:r>
          </w:p>
        </w:tc>
      </w:tr>
      <w:tr w:rsidR="00000000" w14:paraId="21765BF9" w14:textId="77777777">
        <w:trPr>
          <w:divId w:val="8314578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0B228" w14:textId="77777777" w:rsidR="00000000" w:rsidRDefault="00000000">
            <w:pPr>
              <w:pStyle w:val="NormalWeb"/>
            </w:pPr>
            <w:r>
              <w:t>Contract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CF71AA" w14:textId="77777777" w:rsidR="00000000" w:rsidRDefault="00000000">
            <w:pPr>
              <w:pStyle w:val="NormalWeb"/>
            </w:pPr>
            <w:r>
              <w:t>WCB_COCO_NUM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84507" w14:textId="77777777" w:rsidR="00000000" w:rsidRDefault="00000000">
            <w:pPr>
              <w:pStyle w:val="NormalWeb"/>
            </w:pPr>
            <w:r>
              <w:t>CHAR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CCED9" w14:textId="77777777" w:rsidR="00000000" w:rsidRDefault="00000000">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8223D" w14:textId="77777777" w:rsidR="00000000" w:rsidRDefault="00000000">
            <w:pPr>
              <w:pStyle w:val="NormalWeb"/>
            </w:pPr>
            <w:r>
              <w:t>In a successful case, WCOCOH-WCB_COCO_NUM to be populated, otherwise, it remains empty.</w:t>
            </w:r>
          </w:p>
        </w:tc>
      </w:tr>
    </w:tbl>
    <w:p w14:paraId="54B322D1" w14:textId="77777777" w:rsidR="00000000" w:rsidRDefault="00000000">
      <w:pPr>
        <w:pStyle w:val="NormalWeb"/>
      </w:pPr>
      <w:r>
        <w:rPr>
          <w:rStyle w:val="Strong"/>
        </w:rPr>
        <w:t>4.2.2 Update contract on condition level (changes in the header are not allowed):</w:t>
      </w:r>
    </w:p>
    <w:p w14:paraId="774B9113" w14:textId="77777777" w:rsidR="00000000" w:rsidRDefault="00000000">
      <w:pPr>
        <w:pStyle w:val="NormalWeb"/>
      </w:pPr>
      <w:r>
        <w:t>If PS Deal ID (PS_DEAL_ID) already exists in the table ZSD_CB_PS_DEA_ID, it should have status (PS_DEAL_STATUS ) = ' U' update and contract status (CB_CONTRACT_STATUS) is empty (not processed till now) or has value 'E'.</w:t>
      </w:r>
    </w:p>
    <w:p w14:paraId="29098E59" w14:textId="77777777" w:rsidR="00000000" w:rsidRDefault="00000000">
      <w:pPr>
        <w:pStyle w:val="NormalWeb"/>
      </w:pPr>
      <w:r>
        <w:t>Only following updates allowed in PS Deal ID: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3"/>
        <w:gridCol w:w="1207"/>
        <w:gridCol w:w="2615"/>
        <w:gridCol w:w="3279"/>
      </w:tblGrid>
      <w:tr w:rsidR="00000000" w14:paraId="7D948713"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6BD54" w14:textId="77777777" w:rsidR="00000000" w:rsidRDefault="00000000">
            <w:pPr>
              <w:pStyle w:val="NormalWeb"/>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BA26EC" w14:textId="77777777" w:rsidR="00000000" w:rsidRDefault="00000000">
            <w:pPr>
              <w:pStyle w:val="NormalWeb"/>
            </w:pPr>
            <w:r>
              <w:rPr>
                <w:rStyle w:val="Strong"/>
              </w:rPr>
              <w:t>Changes allowed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3D253" w14:textId="77777777" w:rsidR="00000000" w:rsidRDefault="00000000">
            <w:pPr>
              <w:pStyle w:val="NormalWeb"/>
            </w:pPr>
            <w:r>
              <w:rPr>
                <w:rStyle w:val="Strong"/>
              </w:rPr>
              <w:t>Retrospective changes are allowed (with the option to backdate)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88289" w14:textId="77777777" w:rsidR="00000000" w:rsidRDefault="00000000">
            <w:pPr>
              <w:pStyle w:val="NormalWeb"/>
            </w:pPr>
            <w:r>
              <w:rPr>
                <w:rStyle w:val="Strong"/>
              </w:rPr>
              <w:t>If changes required</w:t>
            </w:r>
          </w:p>
        </w:tc>
      </w:tr>
      <w:tr w:rsidR="00000000" w14:paraId="24CAF823"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EE4C7" w14:textId="77777777" w:rsidR="00000000" w:rsidRDefault="00000000">
            <w:pPr>
              <w:pStyle w:val="NormalWeb"/>
            </w:pPr>
            <w:r>
              <w:lastRenderedPageBreak/>
              <w:t>pricing_group_code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6B9051"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C4E16"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C99F4" w14:textId="77777777" w:rsidR="00000000" w:rsidRDefault="00000000">
            <w:pPr>
              <w:pStyle w:val="NormalWeb"/>
            </w:pPr>
            <w:r>
              <w:t>New PS Deal ID to be created/ old PS Deal ID to be terminated (end_date to be changed and provided in JSON file)</w:t>
            </w:r>
          </w:p>
        </w:tc>
      </w:tr>
      <w:tr w:rsidR="00000000" w14:paraId="2A5D310C"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E3008" w14:textId="77777777" w:rsidR="00000000" w:rsidRDefault="00000000">
            <w:pPr>
              <w:pStyle w:val="NormalWeb"/>
            </w:pPr>
            <w:r>
              <w:t>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A56A29"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69D22" w14:textId="77777777" w:rsidR="00000000" w:rsidRDefault="00000000">
            <w:pPr>
              <w:pStyle w:val="NormalWeb"/>
            </w:pPr>
            <w:r>
              <w:rPr>
                <w:shd w:val="clear" w:color="auto" w:fill="FEDEC8"/>
              </w:rPr>
              <w:t>No → 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26ECF5" w14:textId="77777777" w:rsidR="00000000" w:rsidRDefault="00000000">
            <w:pPr>
              <w:pStyle w:val="NormalWeb"/>
            </w:pPr>
            <w:r>
              <w:t>Only in case if new start date in the future</w:t>
            </w:r>
          </w:p>
        </w:tc>
      </w:tr>
      <w:tr w:rsidR="00000000" w14:paraId="354BF0EF"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F5C1F" w14:textId="77777777" w:rsidR="00000000" w:rsidRDefault="00000000">
            <w:pPr>
              <w:pStyle w:val="NormalWeb"/>
            </w:pPr>
            <w:r>
              <w:t>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DFC09"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EAB8E4"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3D194" w14:textId="77777777" w:rsidR="00000000" w:rsidRDefault="00000000">
            <w:pPr>
              <w:pStyle w:val="NormalWeb"/>
            </w:pPr>
            <w:r>
              <w:t>Only in case if PS Deal ID to be terminated</w:t>
            </w:r>
          </w:p>
        </w:tc>
      </w:tr>
      <w:tr w:rsidR="00000000" w14:paraId="3D166E3C"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6D651" w14:textId="77777777" w:rsidR="00000000" w:rsidRDefault="00000000">
            <w:pPr>
              <w:pStyle w:val="NormalWeb"/>
            </w:pPr>
            <w:r>
              <w:t>channel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8C4EF"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7C0B0"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D82529" w14:textId="77777777" w:rsidR="00000000" w:rsidRDefault="00000000">
            <w:pPr>
              <w:pStyle w:val="NormalWeb"/>
            </w:pPr>
            <w:r>
              <w:t>New PS Deal ID to be created/ old PS Deal ID to be terminated (end_date to be changed and provided in JSON file)</w:t>
            </w:r>
          </w:p>
        </w:tc>
      </w:tr>
      <w:tr w:rsidR="00000000" w14:paraId="6AFA3BEC"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FD38F" w14:textId="77777777" w:rsidR="00000000" w:rsidRDefault="00000000">
            <w:pPr>
              <w:pStyle w:val="NormalWeb"/>
            </w:pPr>
            <w:r>
              <w:t>customer_group_type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3CDAB"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60638"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957CD" w14:textId="77777777" w:rsidR="00000000" w:rsidRDefault="00000000">
            <w:pPr>
              <w:pStyle w:val="NormalWeb"/>
            </w:pPr>
            <w:r>
              <w:t>New PS Deal ID to be created/ old PS Deal ID to be terminated (end_date to be changed and provided in JSON file)</w:t>
            </w:r>
          </w:p>
        </w:tc>
      </w:tr>
      <w:tr w:rsidR="00000000" w14:paraId="73119DC3"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9AEAB" w14:textId="77777777" w:rsidR="00000000" w:rsidRDefault="00000000">
            <w:pPr>
              <w:pStyle w:val="NormalWeb"/>
            </w:pPr>
            <w:r>
              <w:t>deal_level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E992E"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7695A"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19442" w14:textId="77777777" w:rsidR="00000000" w:rsidRDefault="00000000">
            <w:pPr>
              <w:pStyle w:val="NormalWeb"/>
            </w:pPr>
            <w:r>
              <w:t>New PS Deal ID to be created/ old PS Deal ID to be terminated (end_date to be changed and provided in JSON file)</w:t>
            </w:r>
          </w:p>
        </w:tc>
      </w:tr>
      <w:tr w:rsidR="00000000" w14:paraId="0D406BCD"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E305D" w14:textId="77777777" w:rsidR="00000000" w:rsidRDefault="00000000">
            <w:pPr>
              <w:pStyle w:val="NormalWeb"/>
            </w:pPr>
            <w:r>
              <w:t>list_price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21044" w14:textId="77777777" w:rsidR="00000000" w:rsidRDefault="00000000">
            <w:pPr>
              <w:pStyle w:val="NormalWeb"/>
            </w:pPr>
            <w:r>
              <w:rPr>
                <w:shd w:val="clear" w:color="auto" w:fill="FEDEC8"/>
              </w:rPr>
              <w:t>No → 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6C82F"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1A97DA" w14:textId="77777777" w:rsidR="00000000" w:rsidRDefault="00000000">
            <w:pPr>
              <w:pStyle w:val="NormalWeb"/>
            </w:pPr>
            <w:r>
              <w:t>only in case if validity start date in the future</w:t>
            </w:r>
          </w:p>
        </w:tc>
      </w:tr>
      <w:tr w:rsidR="00000000" w14:paraId="3ADD5594"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56A2" w14:textId="77777777" w:rsidR="00000000" w:rsidRDefault="00000000">
            <w:pPr>
              <w:pStyle w:val="NormalWeb"/>
            </w:pPr>
            <w:r>
              <w:t>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C89C6" w14:textId="77777777" w:rsidR="00000000" w:rsidRDefault="00000000">
            <w:pPr>
              <w:pStyle w:val="NormalWeb"/>
            </w:pPr>
            <w:r>
              <w:rPr>
                <w:shd w:val="clear" w:color="auto" w:fill="FEDEC8"/>
              </w:rPr>
              <w:t>No → 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E53C2" w14:textId="77777777" w:rsidR="00000000" w:rsidRDefault="00000000">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D029B8" w14:textId="77777777" w:rsidR="00000000" w:rsidRDefault="00000000">
            <w:pPr>
              <w:pStyle w:val="NormalWeb"/>
            </w:pPr>
            <w:r>
              <w:t>only in case if validity start date in the future</w:t>
            </w:r>
          </w:p>
        </w:tc>
      </w:tr>
      <w:tr w:rsidR="00000000" w14:paraId="0CF4AF28"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8F185" w14:textId="77777777" w:rsidR="00000000" w:rsidRDefault="00000000">
            <w:pPr>
              <w:pStyle w:val="NormalWeb"/>
            </w:pPr>
            <w:r>
              <w:t>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66497"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DD691"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D26C3" w14:textId="77777777" w:rsidR="00000000" w:rsidRDefault="00000000">
            <w:pPr>
              <w:pStyle w:val="NormalWeb"/>
            </w:pPr>
            <w:r>
              <w:t>only 3 days after reporting period, only business admins will be authorized to do it</w:t>
            </w:r>
          </w:p>
        </w:tc>
      </w:tr>
      <w:tr w:rsidR="00000000" w14:paraId="2548FCEF" w14:textId="77777777">
        <w:trPr>
          <w:divId w:val="15350739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F03A5F" w14:textId="77777777" w:rsidR="00000000" w:rsidRDefault="00000000">
            <w:pPr>
              <w:pStyle w:val="NormalWeb"/>
            </w:pPr>
            <w:r>
              <w:t>A/R account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C01C4"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DC78F8" w14:textId="77777777" w:rsidR="00000000" w:rsidRDefault="00000000">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19A7D8" w14:textId="77777777" w:rsidR="00000000" w:rsidRDefault="00000000">
            <w:pPr>
              <w:pStyle w:val="NormalWeb"/>
            </w:pPr>
            <w:r>
              <w:t>New PS Deal ID to be created/ old PS Deal ID to be terminated (end_date to be changed and provided in JSON file)</w:t>
            </w:r>
          </w:p>
        </w:tc>
      </w:tr>
    </w:tbl>
    <w:p w14:paraId="7C1C3323" w14:textId="77777777" w:rsidR="00000000" w:rsidRDefault="00000000">
      <w:pPr>
        <w:pStyle w:val="NormalWeb"/>
      </w:pPr>
      <w:r>
        <w:br/>
        <w:t xml:space="preserve">In this case existing condition line item to be updated with new values: </w:t>
      </w:r>
    </w:p>
    <w:p w14:paraId="60E2CF82" w14:textId="77777777" w:rsidR="00000000" w:rsidRDefault="00000000">
      <w:pPr>
        <w:pStyle w:val="NormalWeb"/>
        <w:numPr>
          <w:ilvl w:val="0"/>
          <w:numId w:val="12"/>
        </w:numPr>
      </w:pPr>
      <w:r>
        <w:rPr>
          <w:rStyle w:val="Strong"/>
        </w:rPr>
        <w:t xml:space="preserve">Check if value in ‘channel’ (ZSD_CB_PS_DEA_ID-CHANNEL) </w:t>
      </w:r>
      <w:r>
        <w:t xml:space="preserve">is changed - </w:t>
      </w:r>
      <w:r>
        <w:rPr>
          <w:shd w:val="clear" w:color="auto" w:fill="FEDEC8"/>
        </w:rPr>
        <w:t>N/A for solution based on KONDA</w:t>
      </w:r>
    </w:p>
    <w:p w14:paraId="783F8990" w14:textId="77777777" w:rsidR="00000000" w:rsidRDefault="00000000">
      <w:pPr>
        <w:pStyle w:val="NormalWeb"/>
        <w:numPr>
          <w:ilvl w:val="0"/>
          <w:numId w:val="13"/>
        </w:numPr>
      </w:pPr>
      <w:r>
        <w:rPr>
          <w:rStyle w:val="Strong"/>
        </w:rPr>
        <w:t xml:space="preserve">Check if value in following fields (chargeback rates) in the ZSD_CB_PS_DEA_ID </w:t>
      </w:r>
      <w:r>
        <w:t>is changed</w:t>
      </w:r>
    </w:p>
    <w:p w14:paraId="388D4343" w14:textId="77777777" w:rsidR="00000000" w:rsidRDefault="00000000">
      <w:pPr>
        <w:pStyle w:val="NormalWeb"/>
      </w:pPr>
      <w:r>
        <w:lastRenderedPageBreak/>
        <w:t>Only PS Deal ID with Frontline Deal are relevant for following CB types:</w:t>
      </w:r>
    </w:p>
    <w:p w14:paraId="1E5A3530" w14:textId="77777777" w:rsidR="00000000" w:rsidRDefault="00000000">
      <w:pPr>
        <w:pStyle w:val="NormalWeb"/>
      </w:pPr>
      <w:r>
        <w:t>EVERYDAY_DA</w:t>
      </w:r>
      <w:r>
        <w:br/>
        <w:t>EVERYDAY_DA_2</w:t>
      </w:r>
      <w:r>
        <w:br/>
        <w:t>EVERYDAY_DA_3</w:t>
      </w:r>
      <w:r>
        <w:br/>
        <w:t>EVERYDAY_DA_4</w:t>
      </w:r>
      <w:r>
        <w:br/>
        <w:t>LMI_SUPPORT_1</w:t>
      </w:r>
    </w:p>
    <w:p w14:paraId="05B72FBC" w14:textId="77777777" w:rsidR="00000000" w:rsidRDefault="00000000">
      <w:pPr>
        <w:pStyle w:val="NormalWeb"/>
      </w:pPr>
      <w:r>
        <w:t>All PS Deal Id level to be analysed for following CB types:</w:t>
      </w:r>
    </w:p>
    <w:p w14:paraId="5FAEE2BD" w14:textId="77777777" w:rsidR="00000000" w:rsidRDefault="00000000">
      <w:pPr>
        <w:pStyle w:val="NormalWeb"/>
      </w:pPr>
      <w:r>
        <w:t>VENDOR_DA_1</w:t>
      </w:r>
      <w:r>
        <w:br/>
        <w:t>VENDOR_DA_2</w:t>
      </w:r>
      <w:r>
        <w:br/>
        <w:t>VENDOR_DA_3</w:t>
      </w:r>
      <w:r>
        <w:br/>
        <w:t>VENDOR_DA_4</w:t>
      </w:r>
      <w:r>
        <w:br/>
        <w:t>VENDOR_DA_5</w:t>
      </w:r>
    </w:p>
    <w:p w14:paraId="533D4347" w14:textId="77777777" w:rsidR="00000000" w:rsidRDefault="00000000">
      <w:pPr>
        <w:pStyle w:val="NormalWeb"/>
      </w:pPr>
      <w:r>
        <w:t>Find PS Deal ID from table ZSD_CB_PS_DEA_ID with status 'U' in table A858-PS_DEAL_ID or A859-PS_DEAL_ID with the same validity period and find contract numbers in A858-KSCHL or A859-KSCHL → Find A858-KNUMH/A854-KNUMH --&gt;Go to the table KONP-KNUMH and find amount in KONP-KBETR → If value is different</w:t>
      </w:r>
    </w:p>
    <w:p w14:paraId="704AD3BB" w14:textId="77777777" w:rsidR="00000000" w:rsidRDefault="00000000">
      <w:pPr>
        <w:pStyle w:val="NormalWeb"/>
      </w:pPr>
      <w:r>
        <w:t>go to the related contract(s) (with type DAR1, DAR2 and etc) based on the mapping and update rate (KBETR) with new amount</w:t>
      </w:r>
    </w:p>
    <w:p w14:paraId="01A99E14" w14:textId="77777777" w:rsidR="00000000" w:rsidRDefault="00000000">
      <w:pPr>
        <w:rPr>
          <w:rFonts w:eastAsia="Times New Roman"/>
        </w:rPr>
      </w:pPr>
      <w:r>
        <w:rPr>
          <w:rFonts w:eastAsia="Times New Roman"/>
          <w:noProof/>
        </w:rPr>
        <w:drawing>
          <wp:inline distT="0" distB="0" distL="0" distR="0" wp14:anchorId="2A67FDA4" wp14:editId="727A440F">
            <wp:extent cx="2377440" cy="15544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77440" cy="1554480"/>
                    </a:xfrm>
                    <a:prstGeom prst="rect">
                      <a:avLst/>
                    </a:prstGeom>
                    <a:noFill/>
                    <a:ln>
                      <a:noFill/>
                    </a:ln>
                  </pic:spPr>
                </pic:pic>
              </a:graphicData>
            </a:graphic>
          </wp:inline>
        </w:drawing>
      </w:r>
    </w:p>
    <w:p w14:paraId="63222387" w14:textId="77777777" w:rsidR="00000000" w:rsidRDefault="00000000">
      <w:pPr>
        <w:pStyle w:val="NormalWeb"/>
      </w:pPr>
      <w:del w:id="6" w:author="Unknown">
        <w:r>
          <w:delText>If start date is different ignore all changes in the PS Deal ID and update contract status (CB_CONTRACT_STATUS) with 'E' - changes are not allowed</w:delText>
        </w:r>
      </w:del>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11"/>
        <w:gridCol w:w="937"/>
        <w:gridCol w:w="19243"/>
        <w:gridCol w:w="570"/>
        <w:gridCol w:w="570"/>
      </w:tblGrid>
      <w:tr w:rsidR="00000000" w14:paraId="02C4A081" w14:textId="77777777">
        <w:trPr>
          <w:divId w:val="9422240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9F013" w14:textId="77777777" w:rsidR="00000000" w:rsidRDefault="00000000">
            <w:pPr>
              <w:pStyle w:val="NormalWeb"/>
            </w:pPr>
            <w:r>
              <w:t>Condition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BDBC7" w14:textId="77777777" w:rsidR="00000000" w:rsidRDefault="00000000">
            <w:pPr>
              <w:pStyle w:val="NormalWeb"/>
            </w:pPr>
            <w:r>
              <w:t>KBETR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B10BA" w14:textId="77777777" w:rsidR="00000000" w:rsidRDefault="00000000">
            <w:pPr>
              <w:pStyle w:val="NormalWeb"/>
            </w:pPr>
            <w:r>
              <w:t>Depends on contract type ZSD_CB_PS_DEA_ID- EVERYDAY_DA_1/EVERYDAY_DA_2/EVERYDAY_DA_3/EVERYDAY_DA_4/VENDOR_DA_1/VENDOR_DA_2/VENDOR_DA_3/VENDOR_DA_4/VENDOR_DA_5/LMI_SUPPORT_1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D6239" w14:textId="77777777" w:rsidR="00000000" w:rsidRDefault="00000000">
            <w:pPr>
              <w:pStyle w:val="NormalWeb"/>
            </w:pPr>
            <w:r>
              <w:t>8.00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DF674" w14:textId="77777777" w:rsidR="00000000" w:rsidRDefault="00000000">
            <w:pPr>
              <w:pStyle w:val="NormalWeb"/>
            </w:pPr>
            <w:r>
              <w:t>6.00</w:t>
            </w:r>
          </w:p>
        </w:tc>
      </w:tr>
    </w:tbl>
    <w:p w14:paraId="4C4E18C1" w14:textId="77777777" w:rsidR="00000000" w:rsidRDefault="00000000">
      <w:pPr>
        <w:pStyle w:val="NormalWeb"/>
        <w:numPr>
          <w:ilvl w:val="0"/>
          <w:numId w:val="14"/>
        </w:numPr>
      </w:pPr>
      <w:r>
        <w:rPr>
          <w:rStyle w:val="Strong"/>
        </w:rPr>
        <w:t xml:space="preserve">Check if value in ‘end date’ (ZSD_CB_PS_DEA_ID-END_DATE) </w:t>
      </w:r>
      <w:r>
        <w:t>is changed for condition:</w:t>
      </w:r>
    </w:p>
    <w:p w14:paraId="6B187E2D" w14:textId="77777777" w:rsidR="00000000" w:rsidRDefault="00000000">
      <w:pPr>
        <w:pStyle w:val="NormalWeb"/>
      </w:pPr>
      <w:r>
        <w:t>Find contract numbers in table A858-PS_DEAL_ID/A859-PS_DEAL_ID with the same start date and find contract number in A858-KSCHL or A859-KSCHL → A858-DATBI/A859-DATBI</w:t>
      </w:r>
    </w:p>
    <w:p w14:paraId="25AD81EE" w14:textId="77777777" w:rsidR="00000000" w:rsidRDefault="00000000">
      <w:pPr>
        <w:pStyle w:val="NormalWeb"/>
      </w:pPr>
      <w:r>
        <w:lastRenderedPageBreak/>
        <w:t>In case if ZSD_CB_PS_DEA_ID-END_DATE has another value, change value in condition line item with new value in all contracts where this PS Deal ID is posted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6"/>
        <w:gridCol w:w="930"/>
        <w:gridCol w:w="1230"/>
        <w:gridCol w:w="3750"/>
        <w:gridCol w:w="1244"/>
        <w:gridCol w:w="210"/>
      </w:tblGrid>
      <w:tr w:rsidR="00000000" w14:paraId="156EEBAB" w14:textId="77777777">
        <w:trPr>
          <w:divId w:val="210792371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E4B6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03E69" w14:textId="77777777" w:rsidR="00000000" w:rsidRDefault="00000000">
            <w:pPr>
              <w:pStyle w:val="NormalWeb"/>
            </w:pPr>
            <w:r>
              <w:t>Valid 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70343" w14:textId="77777777" w:rsidR="00000000" w:rsidRDefault="00000000">
            <w:pPr>
              <w:pStyle w:val="NormalWeb"/>
            </w:pPr>
            <w:r>
              <w:t>DATE_TO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4CEE5" w14:textId="77777777" w:rsidR="00000000" w:rsidRDefault="00000000">
            <w:pPr>
              <w:pStyle w:val="NormalWeb"/>
            </w:pPr>
            <w:r>
              <w:t>ZSD_CB_PS_DEA_ID-END_DATE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211D1" w14:textId="77777777" w:rsidR="00000000" w:rsidRDefault="00000000">
            <w:pPr>
              <w:pStyle w:val="NormalWeb"/>
            </w:pPr>
            <w:r>
              <w:t>05/31/2026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2449C" w14:textId="77777777" w:rsidR="00000000" w:rsidRDefault="00000000">
            <w:pPr>
              <w:pStyle w:val="NormalWeb"/>
            </w:pPr>
            <w:r>
              <w:t> </w:t>
            </w:r>
          </w:p>
        </w:tc>
      </w:tr>
    </w:tbl>
    <w:p w14:paraId="5B53AE2D" w14:textId="77777777" w:rsidR="00000000" w:rsidRDefault="00000000">
      <w:pPr>
        <w:pStyle w:val="NormalWeb"/>
        <w:numPr>
          <w:ilvl w:val="0"/>
          <w:numId w:val="15"/>
        </w:numPr>
      </w:pPr>
      <w:r>
        <w:rPr>
          <w:rStyle w:val="Strong"/>
        </w:rPr>
        <w:t xml:space="preserve">Check if value (A/R account code) in following fields in the ZSD_CB_PS_DEA_ID </w:t>
      </w:r>
      <w:r>
        <w:t>is changed</w:t>
      </w:r>
    </w:p>
    <w:p w14:paraId="344DD0E3" w14:textId="77777777" w:rsidR="00000000" w:rsidRDefault="00000000">
      <w:pPr>
        <w:pStyle w:val="NormalWeb"/>
      </w:pPr>
      <w:r>
        <w:t>EVERYDAY_DA_1_ACC</w:t>
      </w:r>
      <w:r>
        <w:br/>
        <w:t>EVERYDAY_DA_2_ACC</w:t>
      </w:r>
      <w:r>
        <w:br/>
        <w:t>EVERYDAY_DA_3_ACC</w:t>
      </w:r>
      <w:r>
        <w:br/>
        <w:t>EVERYDAY_DA_4_ACC</w:t>
      </w:r>
      <w:r>
        <w:br/>
        <w:t>VENDOR_DA_1_ACC</w:t>
      </w:r>
      <w:r>
        <w:br/>
        <w:t>VENDOR_DA_2_ACC</w:t>
      </w:r>
      <w:r>
        <w:br/>
        <w:t>VENDOR_DA_3_ACC</w:t>
      </w:r>
      <w:r>
        <w:br/>
        <w:t>VENDOR_DA_4_ACC</w:t>
      </w:r>
      <w:r>
        <w:br/>
        <w:t>VENDOR_DA_5_ACC</w:t>
      </w:r>
      <w:r>
        <w:br/>
        <w:t>LMI_SUPPORT_1_ACC</w:t>
      </w:r>
    </w:p>
    <w:p w14:paraId="28535475" w14:textId="77777777" w:rsidR="00000000" w:rsidRDefault="00000000">
      <w:pPr>
        <w:pStyle w:val="NormalWeb"/>
      </w:pPr>
      <w:r>
        <w:t>If initial value was ‘null’ and start date is the same, new contract (or new condition item) to be created - please check specification chapter 4.2.1 Create contract.</w:t>
      </w:r>
    </w:p>
    <w:p w14:paraId="1FDBC4A1" w14:textId="77777777" w:rsidR="00000000" w:rsidRDefault="00000000">
      <w:pPr>
        <w:pStyle w:val="NormalWeb"/>
      </w:pPr>
      <w:r>
        <w:t>If initial value wasn’t ‘null’ but new value is ‘null’ and start date is the same, existing condition line item to be deleted (Find contract numbers in table A858-PS_DEAL_ID/A859-PS_DEAL_ID with the same start date and find contract number in A858-KNUMH or A85-9KNUMH → KONP-KNUMH → field KONP-LOEVM_KO to be updated with 'X')</w:t>
      </w:r>
    </w:p>
    <w:p w14:paraId="4D1309D6" w14:textId="77777777" w:rsidR="00000000" w:rsidRDefault="00000000">
      <w:pPr>
        <w:pStyle w:val="NormalWeb"/>
      </w:pPr>
      <w:r>
        <w:t>If initial value was ‘null’ and start date is in future, new contract (or new condition item) to be created - please check specification chapter 4.2.1 Create contract.</w:t>
      </w:r>
    </w:p>
    <w:p w14:paraId="6E6D3D2B" w14:textId="77777777" w:rsidR="00000000" w:rsidRDefault="00000000">
      <w:pPr>
        <w:pStyle w:val="NormalWeb"/>
      </w:pPr>
      <w:r>
        <w:rPr>
          <w:shd w:val="clear" w:color="auto" w:fill="F8E6A0"/>
        </w:rPr>
        <w:t>If initial value wasn’t ‘null’ but new value is ‘null’ and start date is in future, existing condition line item ( (Find contract numbers in table A858-PS_DEAL_ID/A859-PS_DEAL_ID with the same start date and find contract number in A858-KNUMH or A859-KNUMH → KONP-KNUMH → A858-DATBI/A859-DATBI to be updated with new value in field END_DATE = new start date - 1 day</w:t>
      </w:r>
    </w:p>
    <w:p w14:paraId="6FD08012" w14:textId="77777777" w:rsidR="00000000" w:rsidRDefault="00000000">
      <w:pPr>
        <w:pStyle w:val="NormalWeb"/>
        <w:numPr>
          <w:ilvl w:val="0"/>
          <w:numId w:val="16"/>
        </w:numPr>
      </w:pPr>
      <w:r>
        <w:rPr>
          <w:rStyle w:val="Strong"/>
        </w:rPr>
        <w:t>Check if value in ‘start date’ (ZSD_CB_PS_DEA_ID-START_DATE)</w:t>
      </w:r>
      <w:r>
        <w:t xml:space="preserve"> is changed</w:t>
      </w:r>
    </w:p>
    <w:p w14:paraId="2CCE30A5" w14:textId="77777777" w:rsidR="00000000" w:rsidRDefault="00000000">
      <w:pPr>
        <w:pStyle w:val="NormalWeb"/>
      </w:pPr>
      <w:r>
        <w:t>Find contract numbers in table A858-PS_DEAL_ID/A859-PS_DEAL_ID --&gt; find contract number in A858-KNUMH/A859-KNUMH --&gt;</w:t>
      </w:r>
    </w:p>
    <w:p w14:paraId="7D2CF863" w14:textId="77777777" w:rsidR="00000000" w:rsidRDefault="00000000">
      <w:pPr>
        <w:pStyle w:val="NormalWeb"/>
      </w:pPr>
      <w:del w:id="7" w:author="Unknown">
        <w:r>
          <w:rPr>
            <w:shd w:val="clear" w:color="auto" w:fill="FEDEC8"/>
          </w:rPr>
          <w:delText>Check if start date A858-DATAB/A859-DATAB is first day of next fiscal year (01.01.XXXX), new contract (or new condition item) to be created - please check specification chapter 4.2.1 Create contract.</w:delText>
        </w:r>
      </w:del>
      <w:r>
        <w:rPr>
          <w:shd w:val="clear" w:color="auto" w:fill="FEDEC8"/>
        </w:rPr>
        <w:t xml:space="preserve">- </w:t>
      </w:r>
      <w:r>
        <w:rPr>
          <w:rStyle w:val="Strong"/>
          <w:u w:val="single"/>
          <w:shd w:val="clear" w:color="auto" w:fill="FEDEC8"/>
        </w:rPr>
        <w:t>under discussions</w:t>
      </w:r>
    </w:p>
    <w:p w14:paraId="4141F4FC" w14:textId="77777777" w:rsidR="00000000" w:rsidRDefault="00000000">
      <w:pPr>
        <w:pStyle w:val="NormalWeb"/>
      </w:pPr>
      <w:r>
        <w:rPr>
          <w:u w:val="single"/>
          <w:shd w:val="clear" w:color="auto" w:fill="FEDEC8"/>
        </w:rPr>
        <w:lastRenderedPageBreak/>
        <w:t>If start date is changed</w:t>
      </w:r>
      <w:r>
        <w:t xml:space="preserve"> </w:t>
      </w:r>
      <w:del w:id="8" w:author="Unknown">
        <w:r>
          <w:delText>different ignore all changes in the PS Deal ID and update contract status (CB_CONTRACT_STATUS) with 'E' - changes are not allowed in current fiscal year</w:delText>
        </w:r>
      </w:del>
      <w:r>
        <w:t>, update start date with new value in condition line item in all contracts where this PS Deal ID is posted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6"/>
        <w:gridCol w:w="1210"/>
        <w:gridCol w:w="1130"/>
        <w:gridCol w:w="4017"/>
        <w:gridCol w:w="1244"/>
        <w:gridCol w:w="210"/>
      </w:tblGrid>
      <w:tr w:rsidR="00000000" w14:paraId="1BA6AE57" w14:textId="77777777">
        <w:trPr>
          <w:divId w:val="6412788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04DAD" w14:textId="77777777" w:rsidR="00000000" w:rsidRDefault="0000000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0AF6D" w14:textId="77777777" w:rsidR="00000000" w:rsidRDefault="00000000">
            <w:pPr>
              <w:pStyle w:val="NormalWeb"/>
            </w:pPr>
            <w:r>
              <w:t>Valid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6D0AC" w14:textId="77777777" w:rsidR="00000000" w:rsidRDefault="00000000">
            <w:pPr>
              <w:pStyle w:val="NormalWeb"/>
            </w:pPr>
            <w:r>
              <w:t>Date from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03BDD" w14:textId="77777777" w:rsidR="00000000" w:rsidRDefault="00000000">
            <w:pPr>
              <w:pStyle w:val="NormalWeb"/>
            </w:pPr>
            <w:r>
              <w:t>ZSD_CB_PS_DEA_ID-START_DATE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255DFC" w14:textId="77777777" w:rsidR="00000000" w:rsidRDefault="00000000">
            <w:pPr>
              <w:pStyle w:val="NormalWeb"/>
            </w:pPr>
            <w:r>
              <w:t>01/10/2026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35813" w14:textId="77777777" w:rsidR="00000000" w:rsidRDefault="00000000">
            <w:pPr>
              <w:pStyle w:val="NormalWeb"/>
            </w:pPr>
            <w:r>
              <w:t> </w:t>
            </w:r>
          </w:p>
        </w:tc>
      </w:tr>
    </w:tbl>
    <w:p w14:paraId="647B067C" w14:textId="77777777" w:rsidR="00000000" w:rsidRDefault="00000000">
      <w:pPr>
        <w:pStyle w:val="NormalWeb"/>
      </w:pPr>
      <w:r>
        <w:t>Otherwise, ignore these changes in the PS Deal ID, process it without updating the contract, and set the status to N ‘No update required’ for this PS Deal ID</w:t>
      </w:r>
    </w:p>
    <w:p w14:paraId="5EB4BCCE" w14:textId="77777777" w:rsidR="00000000" w:rsidRDefault="00000000">
      <w:pPr>
        <w:pStyle w:val="NormalWeb"/>
        <w:numPr>
          <w:ilvl w:val="0"/>
          <w:numId w:val="17"/>
        </w:numPr>
      </w:pPr>
      <w:r>
        <w:rPr>
          <w:rStyle w:val="Strong"/>
        </w:rPr>
        <w:t>Check if value in ‘List Price’ or ‘Discount’(ZSD_CB_PS_DEA_ID-LIST_PRICE/ MIL_LIST_PRICE / TRANS_LIST_PRICE / WHS_LIST_PRICE/ DISCOUNT)</w:t>
      </w:r>
      <w:r>
        <w:t xml:space="preserve"> is changed</w:t>
      </w:r>
    </w:p>
    <w:p w14:paraId="56BC0B0B" w14:textId="77777777" w:rsidR="00000000" w:rsidRDefault="00000000">
      <w:pPr>
        <w:pStyle w:val="NormalWeb"/>
      </w:pPr>
      <w:r>
        <w:t>Check if ZSD_CB_PS_DEA_ID-START_DATE is in the future, find PS Deal ID in the table A858-PS_DEAL_ID/A859-PS_DEAL_ID --&gt; find contract number in the same table A858-KNUMH/A859-KNUMH → check if contract type is Dxxx and update value in KSTBW: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64"/>
        <w:gridCol w:w="990"/>
        <w:gridCol w:w="6870"/>
        <w:gridCol w:w="210"/>
        <w:gridCol w:w="510"/>
      </w:tblGrid>
      <w:tr w:rsidR="00000000" w14:paraId="6499B18E" w14:textId="77777777">
        <w:trPr>
          <w:divId w:val="11231576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08788" w14:textId="77777777" w:rsidR="00000000" w:rsidRDefault="00000000">
            <w:pPr>
              <w:pStyle w:val="NormalWeb"/>
            </w:pPr>
            <w:r>
              <w:t>Scales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C1A6A" w14:textId="77777777" w:rsidR="00000000" w:rsidRDefault="00000000">
            <w:pPr>
              <w:pStyle w:val="NormalWeb"/>
            </w:pPr>
            <w:r>
              <w:t>KSTBW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6E1C36" w14:textId="77777777" w:rsidR="00000000" w:rsidRDefault="00000000">
            <w:pPr>
              <w:pStyle w:val="NormalWeb"/>
            </w:pPr>
            <w:r>
              <w:t>Check ZSD_CB_PS_DEA_ID:</w:t>
            </w:r>
          </w:p>
          <w:p w14:paraId="6D3D3D4C" w14:textId="77777777" w:rsidR="00000000" w:rsidRDefault="00000000">
            <w:pPr>
              <w:pStyle w:val="NormalWeb"/>
              <w:numPr>
                <w:ilvl w:val="0"/>
                <w:numId w:val="18"/>
              </w:numPr>
            </w:pPr>
            <w:r>
              <w:t>If CUSTOMER_GROUP_TYPE = ‘SP1' (for KONDA = ‘01’ and ’02') than value = LIST_PRICE - DISCOUNT</w:t>
            </w:r>
          </w:p>
          <w:p w14:paraId="61658C36" w14:textId="77777777" w:rsidR="00000000" w:rsidRDefault="00000000">
            <w:pPr>
              <w:pStyle w:val="NormalWeb"/>
              <w:numPr>
                <w:ilvl w:val="0"/>
                <w:numId w:val="18"/>
              </w:numPr>
            </w:pPr>
            <w:r>
              <w:t>If CUSTOMER_GROUP_TYPE = 'MIL' (for KONDA = ‘03’) than value = MIL_LIST_PRICE - DISCOUNT</w:t>
            </w:r>
          </w:p>
          <w:p w14:paraId="0FC0DA59" w14:textId="77777777" w:rsidR="00000000" w:rsidRDefault="00000000">
            <w:pPr>
              <w:pStyle w:val="NormalWeb"/>
              <w:numPr>
                <w:ilvl w:val="0"/>
                <w:numId w:val="18"/>
              </w:numPr>
            </w:pPr>
            <w:r>
              <w:t>If CUSTOMER_GROUP_TYPE = 'TRANS' (for KONDA = ‘04’) than value = TRANS_LIST_PRICE - DISCOUNT</w:t>
            </w:r>
          </w:p>
          <w:p w14:paraId="74853CEE" w14:textId="77777777" w:rsidR="00000000" w:rsidRDefault="00000000">
            <w:pPr>
              <w:pStyle w:val="NormalWeb"/>
              <w:numPr>
                <w:ilvl w:val="0"/>
                <w:numId w:val="18"/>
              </w:numPr>
            </w:pPr>
            <w:r>
              <w:t>If CUSTOMER_GROUP_TYPE = 'WHS' (for KONDA = ‘05’ - relevant only for PA) than value = WHS_LIST_PRICE - 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F63EF"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989D6" w14:textId="77777777" w:rsidR="00000000" w:rsidRDefault="00000000">
            <w:pPr>
              <w:pStyle w:val="NormalWeb"/>
            </w:pPr>
            <w:r>
              <w:t>180</w:t>
            </w:r>
          </w:p>
        </w:tc>
      </w:tr>
    </w:tbl>
    <w:p w14:paraId="773D741E" w14:textId="77777777" w:rsidR="00000000" w:rsidRDefault="00000000">
      <w:pPr>
        <w:pStyle w:val="NormalWeb"/>
      </w:pPr>
      <w:r>
        <w:t>Otherwise, ignore these changes in the PS Deal ID, process it without updating the contract, and set the status to N ‘No update required’ for this PS Deal ID</w:t>
      </w:r>
    </w:p>
    <w:p w14:paraId="0B9C9372" w14:textId="77777777" w:rsidR="00000000" w:rsidRDefault="00000000">
      <w:pPr>
        <w:pStyle w:val="Heading3"/>
        <w:rPr>
          <w:rFonts w:eastAsia="Times New Roman"/>
        </w:rPr>
      </w:pPr>
      <w:r>
        <w:rPr>
          <w:rFonts w:eastAsia="Times New Roman"/>
        </w:rPr>
        <w:t>4.3 Integration</w:t>
      </w:r>
    </w:p>
    <w:p w14:paraId="10D1294D" w14:textId="77777777" w:rsidR="00000000" w:rsidRDefault="00000000">
      <w:pPr>
        <w:pStyle w:val="NormalWeb"/>
      </w:pPr>
      <w:r>
        <w:t> </w:t>
      </w:r>
    </w:p>
    <w:p w14:paraId="432A1AE1" w14:textId="77777777" w:rsidR="00000000" w:rsidRDefault="00000000">
      <w:pPr>
        <w:pStyle w:val="Heading3"/>
        <w:rPr>
          <w:rFonts w:eastAsia="Times New Roman"/>
        </w:rPr>
      </w:pPr>
      <w:r>
        <w:rPr>
          <w:rFonts w:eastAsia="Times New Roman"/>
        </w:rPr>
        <w:t>4.4 Accesses</w:t>
      </w:r>
    </w:p>
    <w:p w14:paraId="41561483" w14:textId="77777777" w:rsidR="00000000" w:rsidRDefault="00000000">
      <w:pPr>
        <w:pStyle w:val="NormalWeb"/>
      </w:pPr>
      <w:r>
        <w:t> </w:t>
      </w:r>
    </w:p>
    <w:p w14:paraId="1E5DB936" w14:textId="77777777" w:rsidR="00000000" w:rsidRDefault="00000000">
      <w:pPr>
        <w:pStyle w:val="NormalWeb"/>
      </w:pPr>
      <w:r>
        <w:t> </w:t>
      </w:r>
    </w:p>
    <w:p w14:paraId="0C971B5F" w14:textId="77777777" w:rsidR="00000000" w:rsidRDefault="00000000">
      <w:pPr>
        <w:pStyle w:val="Heading1"/>
        <w:rPr>
          <w:rFonts w:eastAsia="Times New Roman"/>
        </w:rPr>
      </w:pPr>
      <w:r>
        <w:rPr>
          <w:rFonts w:eastAsia="Times New Roman"/>
        </w:rPr>
        <w:t>5. Implementation Details</w:t>
      </w:r>
    </w:p>
    <w:p w14:paraId="1C01BB52" w14:textId="77777777" w:rsidR="00000000" w:rsidRDefault="00000000">
      <w:pPr>
        <w:pStyle w:val="Heading2"/>
        <w:rPr>
          <w:rFonts w:eastAsia="Times New Roman"/>
        </w:rPr>
      </w:pPr>
      <w:r>
        <w:rPr>
          <w:rFonts w:eastAsia="Times New Roman"/>
        </w:rPr>
        <w:lastRenderedPageBreak/>
        <w:t>5.1 Details</w:t>
      </w:r>
    </w:p>
    <w:p w14:paraId="097BE7EC" w14:textId="77777777" w:rsidR="00000000" w:rsidRDefault="00000000">
      <w:pPr>
        <w:pStyle w:val="Heading3"/>
        <w:rPr>
          <w:rFonts w:eastAsia="Times New Roman"/>
        </w:rPr>
      </w:pPr>
      <w:r>
        <w:rPr>
          <w:rFonts w:eastAsia="Times New Roman"/>
        </w:rPr>
        <w:t>Purpose</w:t>
      </w:r>
    </w:p>
    <w:p w14:paraId="717D05E0" w14:textId="77777777" w:rsidR="00000000" w:rsidRDefault="00000000">
      <w:pPr>
        <w:pStyle w:val="NormalWeb"/>
      </w:pPr>
      <w:r>
        <w:t xml:space="preserve">Program </w:t>
      </w:r>
      <w:r>
        <w:rPr>
          <w:rStyle w:val="Strong"/>
        </w:rPr>
        <w:t>ZSD_CB_CONTR_CREATE</w:t>
      </w:r>
      <w:r>
        <w:t xml:space="preserve"> automates the creation and update of SAP Condition Contracts (Chargeback Contracts) based on Pricing Structure Deals stored in the custom table </w:t>
      </w:r>
      <w:r>
        <w:rPr>
          <w:rStyle w:val="Strong"/>
        </w:rPr>
        <w:t>ZSD_CB_PS_DEA_ID</w:t>
      </w:r>
      <w:r>
        <w:t>. It is the integration point between the external deal management system (Vistaar) and SAP's chargeback/condition contract engine.</w:t>
      </w:r>
    </w:p>
    <w:p w14:paraId="6457449B" w14:textId="77777777" w:rsidR="00000000" w:rsidRDefault="00000000">
      <w:pPr>
        <w:pStyle w:val="Heading3"/>
        <w:rPr>
          <w:rFonts w:eastAsia="Times New Roman"/>
        </w:rPr>
      </w:pPr>
      <w:r>
        <w:rPr>
          <w:rFonts w:eastAsia="Times New Roman"/>
        </w:rPr>
        <w:t>Selection Screen</w:t>
      </w:r>
    </w:p>
    <w:p w14:paraId="02EFCD3F" w14:textId="77777777" w:rsidR="00000000" w:rsidRDefault="00000000">
      <w:pPr>
        <w:pStyle w:val="NormalWeb"/>
      </w:pPr>
      <w:r>
        <w:t>The report allows filtering by:</w:t>
      </w:r>
    </w:p>
    <w:p w14:paraId="44A1A2AF" w14:textId="77777777" w:rsidR="00000000" w:rsidRDefault="00000000">
      <w:pPr>
        <w:pStyle w:val="NormalWeb"/>
        <w:numPr>
          <w:ilvl w:val="0"/>
          <w:numId w:val="19"/>
        </w:numPr>
      </w:pPr>
      <w:r>
        <w:rPr>
          <w:rStyle w:val="Strong"/>
        </w:rPr>
        <w:t>UUID / PS Deal ID</w:t>
      </w:r>
      <w:r>
        <w:t xml:space="preserve"> – Target specific deals.</w:t>
      </w:r>
    </w:p>
    <w:p w14:paraId="07EAE148" w14:textId="77777777" w:rsidR="00000000" w:rsidRDefault="00000000">
      <w:pPr>
        <w:pStyle w:val="NormalWeb"/>
        <w:numPr>
          <w:ilvl w:val="0"/>
          <w:numId w:val="19"/>
        </w:numPr>
      </w:pPr>
      <w:r>
        <w:rPr>
          <w:rStyle w:val="Strong"/>
        </w:rPr>
        <w:t>State Code</w:t>
      </w:r>
      <w:r>
        <w:t xml:space="preserve"> – Filter by deal region/state.</w:t>
      </w:r>
    </w:p>
    <w:p w14:paraId="58D13922" w14:textId="77777777" w:rsidR="00000000" w:rsidRDefault="00000000">
      <w:pPr>
        <w:pStyle w:val="NormalWeb"/>
        <w:numPr>
          <w:ilvl w:val="0"/>
          <w:numId w:val="19"/>
        </w:numPr>
      </w:pPr>
      <w:r>
        <w:rPr>
          <w:rStyle w:val="Strong"/>
        </w:rPr>
        <w:t>CB Contract Status</w:t>
      </w:r>
      <w:r>
        <w:t xml:space="preserve"> – By default, pre-populated with deals that are either </w:t>
      </w:r>
      <w:r>
        <w:rPr>
          <w:rStyle w:val="Strong"/>
        </w:rPr>
        <w:t>to be processed</w:t>
      </w:r>
      <w:r>
        <w:t xml:space="preserve"> (blank) or in </w:t>
      </w:r>
      <w:r>
        <w:rPr>
          <w:rStyle w:val="Strong"/>
        </w:rPr>
        <w:t>error</w:t>
      </w:r>
      <w:r>
        <w:t xml:space="preserve"> status, while excluding deals that have already been </w:t>
      </w:r>
      <w:r>
        <w:rPr>
          <w:rStyle w:val="Strong"/>
        </w:rPr>
        <w:t>successfully processed</w:t>
      </w:r>
      <w:r>
        <w:t>.</w:t>
      </w:r>
    </w:p>
    <w:p w14:paraId="6D89AD1C" w14:textId="77777777" w:rsidR="00000000" w:rsidRDefault="00000000">
      <w:pPr>
        <w:pStyle w:val="NormalWeb"/>
      </w:pPr>
      <w:r>
        <w:t>Additional processing options:</w:t>
      </w:r>
    </w:p>
    <w:p w14:paraId="55C2EA41" w14:textId="77777777" w:rsidR="00000000" w:rsidRDefault="00000000">
      <w:pPr>
        <w:pStyle w:val="NormalWeb"/>
        <w:numPr>
          <w:ilvl w:val="0"/>
          <w:numId w:val="20"/>
        </w:numPr>
      </w:pPr>
      <w:r>
        <w:rPr>
          <w:rStyle w:val="Strong"/>
        </w:rPr>
        <w:t>Ignore missing sales deal</w:t>
      </w:r>
      <w:r>
        <w:t xml:space="preserve"> – Continue processing even if a related Sales Deal does not exist in SAP.</w:t>
      </w:r>
    </w:p>
    <w:p w14:paraId="31A1ACC9" w14:textId="77777777" w:rsidR="00000000" w:rsidRDefault="00000000">
      <w:pPr>
        <w:pStyle w:val="NormalWeb"/>
        <w:numPr>
          <w:ilvl w:val="0"/>
          <w:numId w:val="20"/>
        </w:numPr>
      </w:pPr>
      <w:r>
        <w:rPr>
          <w:rStyle w:val="Strong"/>
        </w:rPr>
        <w:t>Test Run</w:t>
      </w:r>
      <w:r>
        <w:t xml:space="preserve"> – Simulates the complete process without persisting any database changes. All result messages are suffixed with </w:t>
      </w:r>
      <w:r>
        <w:rPr>
          <w:rStyle w:val="Strong"/>
        </w:rPr>
        <w:t>[TEST RUN]</w:t>
      </w:r>
      <w:r>
        <w:t>.</w:t>
      </w:r>
    </w:p>
    <w:p w14:paraId="226E6773" w14:textId="77777777" w:rsidR="00000000" w:rsidRDefault="00000000">
      <w:pPr>
        <w:pStyle w:val="Heading3"/>
        <w:rPr>
          <w:rFonts w:eastAsia="Times New Roman"/>
        </w:rPr>
      </w:pPr>
      <w:r>
        <w:rPr>
          <w:rFonts w:eastAsia="Times New Roman"/>
        </w:rPr>
        <w:t>Overall Processing Flow</w:t>
      </w:r>
    </w:p>
    <w:p w14:paraId="008364BF" w14:textId="77777777" w:rsidR="00000000" w:rsidRDefault="00000000">
      <w:pPr>
        <w:pStyle w:val="NormalWeb"/>
      </w:pPr>
      <w:r>
        <w:t>Processing consists of two sequential phases executed within a single run:</w:t>
      </w:r>
    </w:p>
    <w:p w14:paraId="4BBCAF2E" w14:textId="77777777" w:rsidR="00000000" w:rsidRDefault="00000000">
      <w:pPr>
        <w:pStyle w:val="NormalWeb"/>
        <w:numPr>
          <w:ilvl w:val="0"/>
          <w:numId w:val="21"/>
        </w:numPr>
      </w:pPr>
      <w:r>
        <w:t>Create Processing</w:t>
      </w:r>
    </w:p>
    <w:p w14:paraId="20994F9B" w14:textId="77777777" w:rsidR="00000000" w:rsidRDefault="00000000">
      <w:pPr>
        <w:pStyle w:val="NormalWeb"/>
        <w:numPr>
          <w:ilvl w:val="0"/>
          <w:numId w:val="21"/>
        </w:numPr>
      </w:pPr>
      <w:r>
        <w:t>Update Processing</w:t>
      </w:r>
    </w:p>
    <w:p w14:paraId="348FAEB9" w14:textId="77777777" w:rsidR="00000000" w:rsidRDefault="00000000">
      <w:pPr>
        <w:rPr>
          <w:rFonts w:eastAsia="Times New Roman"/>
        </w:rPr>
      </w:pPr>
      <w:r>
        <w:rPr>
          <w:rFonts w:eastAsia="Times New Roman"/>
        </w:rPr>
        <w:pict w14:anchorId="5791D83A">
          <v:rect id="_x0000_i1030" style="width:0;height:1.5pt" o:hralign="center" o:hrstd="t" o:hr="t" fillcolor="#a0a0a0" stroked="f"/>
        </w:pict>
      </w:r>
    </w:p>
    <w:p w14:paraId="072EB8A4" w14:textId="77777777" w:rsidR="00000000" w:rsidRDefault="00000000">
      <w:pPr>
        <w:pStyle w:val="Heading3"/>
        <w:rPr>
          <w:rFonts w:eastAsia="Times New Roman"/>
        </w:rPr>
      </w:pPr>
      <w:r>
        <w:rPr>
          <w:rFonts w:eastAsia="Times New Roman"/>
        </w:rPr>
        <w:t>Phase 1 – New Deal Processing (</w:t>
      </w:r>
      <w:r>
        <w:rPr>
          <w:rStyle w:val="HTMLCode"/>
        </w:rPr>
        <w:t>ps_deal_status = 'C'</w:t>
      </w:r>
      <w:r>
        <w:rPr>
          <w:rFonts w:eastAsia="Times New Roman"/>
        </w:rPr>
        <w:t>)</w:t>
      </w:r>
    </w:p>
    <w:p w14:paraId="266E1F5B" w14:textId="77777777" w:rsidR="00000000" w:rsidRDefault="00000000">
      <w:pPr>
        <w:pStyle w:val="NormalWeb"/>
        <w:numPr>
          <w:ilvl w:val="0"/>
          <w:numId w:val="22"/>
        </w:numPr>
      </w:pPr>
      <w:r>
        <w:t xml:space="preserve">Retrieve all deals from CDS view </w:t>
      </w:r>
      <w:r>
        <w:rPr>
          <w:rStyle w:val="Strong"/>
        </w:rPr>
        <w:t>Z_I_CHARGPRICESTRUCTDEALID</w:t>
      </w:r>
      <w:r>
        <w:t xml:space="preserve"> matching the selection criteria and marked for creation.</w:t>
      </w:r>
    </w:p>
    <w:p w14:paraId="69B5AD3D" w14:textId="77777777" w:rsidR="00000000" w:rsidRDefault="00000000">
      <w:pPr>
        <w:pStyle w:val="NormalWeb"/>
        <w:numPr>
          <w:ilvl w:val="0"/>
          <w:numId w:val="22"/>
        </w:numPr>
      </w:pPr>
      <w:r>
        <w:t xml:space="preserve">Pass each deal to </w:t>
      </w:r>
      <w:r>
        <w:rPr>
          <w:rStyle w:val="Strong"/>
        </w:rPr>
        <w:t>ZCL_DEAL_TO_CONTRACTS_MAPPER</w:t>
      </w:r>
      <w:r>
        <w:t>, which converts deal data (rates, account codes, channels, validity dates, etc.) into BAPI input structures.</w:t>
      </w:r>
    </w:p>
    <w:p w14:paraId="79C3EC6D" w14:textId="77777777" w:rsidR="00000000" w:rsidRDefault="00000000">
      <w:pPr>
        <w:pStyle w:val="NormalWeb"/>
        <w:numPr>
          <w:ilvl w:val="0"/>
          <w:numId w:val="22"/>
        </w:numPr>
      </w:pPr>
      <w:r>
        <w:t>If validation errors occur during mapping, log the deal as invalid and skip further processing.</w:t>
      </w:r>
    </w:p>
    <w:p w14:paraId="6C5207AF" w14:textId="77777777" w:rsidR="00000000" w:rsidRDefault="00000000">
      <w:pPr>
        <w:pStyle w:val="NormalWeb"/>
        <w:numPr>
          <w:ilvl w:val="0"/>
          <w:numId w:val="22"/>
        </w:numPr>
      </w:pPr>
      <w:r>
        <w:t>For each generated contract:</w:t>
      </w:r>
    </w:p>
    <w:p w14:paraId="21FDA89B" w14:textId="77777777" w:rsidR="00000000" w:rsidRDefault="00000000">
      <w:pPr>
        <w:pStyle w:val="NormalWeb"/>
        <w:numPr>
          <w:ilvl w:val="1"/>
          <w:numId w:val="22"/>
        </w:numPr>
      </w:pPr>
      <w:r>
        <w:lastRenderedPageBreak/>
        <w:t>Check whether a condition contract already exists in table WCOCOH for the same combination of:</w:t>
      </w:r>
    </w:p>
    <w:p w14:paraId="1B3A08AB" w14:textId="77777777" w:rsidR="00000000" w:rsidRDefault="00000000">
      <w:pPr>
        <w:pStyle w:val="NormalWeb"/>
        <w:numPr>
          <w:ilvl w:val="2"/>
          <w:numId w:val="22"/>
        </w:numPr>
      </w:pPr>
      <w:r>
        <w:t>Contract Type</w:t>
      </w:r>
    </w:p>
    <w:p w14:paraId="1C6B511B" w14:textId="77777777" w:rsidR="00000000" w:rsidRDefault="00000000">
      <w:pPr>
        <w:pStyle w:val="NormalWeb"/>
        <w:numPr>
          <w:ilvl w:val="2"/>
          <w:numId w:val="22"/>
        </w:numPr>
      </w:pPr>
      <w:r>
        <w:t>Company Code</w:t>
      </w:r>
    </w:p>
    <w:p w14:paraId="5C132923" w14:textId="77777777" w:rsidR="00000000" w:rsidRDefault="00000000">
      <w:pPr>
        <w:pStyle w:val="NormalWeb"/>
        <w:numPr>
          <w:ilvl w:val="2"/>
          <w:numId w:val="22"/>
        </w:numPr>
      </w:pPr>
      <w:r>
        <w:t>Vendor</w:t>
      </w:r>
    </w:p>
    <w:p w14:paraId="661E039F" w14:textId="77777777" w:rsidR="00000000" w:rsidRDefault="00000000">
      <w:pPr>
        <w:pStyle w:val="NormalWeb"/>
        <w:numPr>
          <w:ilvl w:val="2"/>
          <w:numId w:val="22"/>
        </w:numPr>
      </w:pPr>
      <w:r>
        <w:t>Validity Year</w:t>
      </w:r>
    </w:p>
    <w:p w14:paraId="287DD7C9" w14:textId="77777777" w:rsidR="00000000" w:rsidRDefault="00000000">
      <w:pPr>
        <w:pStyle w:val="NormalWeb"/>
        <w:numPr>
          <w:ilvl w:val="1"/>
          <w:numId w:val="22"/>
        </w:numPr>
      </w:pPr>
      <w:r>
        <w:t>If no contract exists:</w:t>
      </w:r>
    </w:p>
    <w:p w14:paraId="7ECBF882" w14:textId="77777777" w:rsidR="00000000" w:rsidRDefault="00000000">
      <w:pPr>
        <w:pStyle w:val="NormalWeb"/>
        <w:numPr>
          <w:ilvl w:val="2"/>
          <w:numId w:val="22"/>
        </w:numPr>
      </w:pPr>
      <w:r>
        <w:t xml:space="preserve">Create the contract using </w:t>
      </w:r>
      <w:r>
        <w:rPr>
          <w:rStyle w:val="HTMLCode"/>
        </w:rPr>
        <w:t>BAPI_CONDITION_CONTRACT_CREATE</w:t>
      </w:r>
    </w:p>
    <w:p w14:paraId="72097FCC" w14:textId="77777777" w:rsidR="00000000" w:rsidRDefault="00000000">
      <w:pPr>
        <w:pStyle w:val="NormalWeb"/>
        <w:numPr>
          <w:ilvl w:val="2"/>
          <w:numId w:val="22"/>
        </w:numPr>
      </w:pPr>
      <w:r>
        <w:t xml:space="preserve">Release the contract using </w:t>
      </w:r>
      <w:r>
        <w:rPr>
          <w:rStyle w:val="HTMLCode"/>
        </w:rPr>
        <w:t>WCB_CONDITION_CONTRACT_RELEASE</w:t>
      </w:r>
    </w:p>
    <w:p w14:paraId="71789697" w14:textId="77777777" w:rsidR="00000000" w:rsidRDefault="00000000">
      <w:pPr>
        <w:pStyle w:val="NormalWeb"/>
        <w:numPr>
          <w:ilvl w:val="1"/>
          <w:numId w:val="22"/>
        </w:numPr>
      </w:pPr>
      <w:r>
        <w:t>If a contract already exists:</w:t>
      </w:r>
    </w:p>
    <w:p w14:paraId="3A3604D5" w14:textId="77777777" w:rsidR="00000000" w:rsidRDefault="00000000">
      <w:pPr>
        <w:pStyle w:val="NormalWeb"/>
        <w:numPr>
          <w:ilvl w:val="2"/>
          <w:numId w:val="22"/>
        </w:numPr>
      </w:pPr>
      <w:r>
        <w:t xml:space="preserve">Call </w:t>
      </w:r>
      <w:r>
        <w:rPr>
          <w:rStyle w:val="HTMLCode"/>
        </w:rPr>
        <w:t>BAPI_CONDITION_CONTRACT_CHANGE</w:t>
      </w:r>
    </w:p>
    <w:p w14:paraId="45644176" w14:textId="77777777" w:rsidR="00000000" w:rsidRDefault="00000000">
      <w:pPr>
        <w:pStyle w:val="NormalWeb"/>
        <w:numPr>
          <w:ilvl w:val="1"/>
          <w:numId w:val="22"/>
        </w:numPr>
      </w:pPr>
      <w:r>
        <w:t xml:space="preserve">Save the Deal ↔ Contract relationship in </w:t>
      </w:r>
      <w:r>
        <w:rPr>
          <w:rStyle w:val="Strong"/>
        </w:rPr>
        <w:t>ZSD_PS_CONTRACT</w:t>
      </w:r>
      <w:r>
        <w:t xml:space="preserve"> (productive run only).</w:t>
      </w:r>
    </w:p>
    <w:p w14:paraId="32301CCA" w14:textId="77777777" w:rsidR="00000000" w:rsidRDefault="00000000">
      <w:pPr>
        <w:pStyle w:val="NormalWeb"/>
        <w:numPr>
          <w:ilvl w:val="1"/>
          <w:numId w:val="22"/>
        </w:numPr>
      </w:pPr>
      <w:r>
        <w:t xml:space="preserve">Execute </w:t>
      </w:r>
      <w:r>
        <w:rPr>
          <w:rStyle w:val="HTMLCode"/>
        </w:rPr>
        <w:t>BAPI_TRANSACTION_COMMIT</w:t>
      </w:r>
      <w:r>
        <w:t xml:space="preserve"> (productive run only).</w:t>
      </w:r>
    </w:p>
    <w:p w14:paraId="7ACD51D0" w14:textId="77777777" w:rsidR="00000000" w:rsidRDefault="00000000">
      <w:pPr>
        <w:pStyle w:val="NormalWeb"/>
        <w:numPr>
          <w:ilvl w:val="1"/>
          <w:numId w:val="22"/>
        </w:numPr>
      </w:pPr>
      <w:r>
        <w:t xml:space="preserve">Update </w:t>
      </w:r>
      <w:r>
        <w:rPr>
          <w:rStyle w:val="Strong"/>
        </w:rPr>
        <w:t>CB_CONTRACT_STATUS</w:t>
      </w:r>
      <w:r>
        <w:t xml:space="preserve"> in </w:t>
      </w:r>
      <w:r>
        <w:rPr>
          <w:rStyle w:val="Strong"/>
        </w:rPr>
        <w:t>ZSD_CB_PS_DEA_ID</w:t>
      </w:r>
      <w:r>
        <w:t xml:space="preserve"> to:</w:t>
      </w:r>
    </w:p>
    <w:p w14:paraId="31C89000" w14:textId="77777777" w:rsidR="00000000" w:rsidRDefault="00000000">
      <w:pPr>
        <w:pStyle w:val="NormalWeb"/>
        <w:numPr>
          <w:ilvl w:val="2"/>
          <w:numId w:val="22"/>
        </w:numPr>
      </w:pPr>
      <w:r>
        <w:rPr>
          <w:rStyle w:val="HTMLCode"/>
        </w:rPr>
        <w:t>S</w:t>
      </w:r>
      <w:r>
        <w:t xml:space="preserve"> (Success), or</w:t>
      </w:r>
    </w:p>
    <w:p w14:paraId="76491827" w14:textId="77777777" w:rsidR="00000000" w:rsidRDefault="00000000">
      <w:pPr>
        <w:pStyle w:val="NormalWeb"/>
        <w:numPr>
          <w:ilvl w:val="2"/>
          <w:numId w:val="22"/>
        </w:numPr>
      </w:pPr>
      <w:r>
        <w:rPr>
          <w:rStyle w:val="HTMLCode"/>
        </w:rPr>
        <w:t>E</w:t>
      </w:r>
      <w:r>
        <w:t xml:space="preserve"> (Error)</w:t>
      </w:r>
    </w:p>
    <w:p w14:paraId="6D308D4C" w14:textId="77777777" w:rsidR="00000000" w:rsidRDefault="00000000">
      <w:pPr>
        <w:pStyle w:val="NormalWeb"/>
        <w:ind w:left="1440"/>
      </w:pPr>
      <w:r>
        <w:t xml:space="preserve">The update is performed via a RAP action on </w:t>
      </w:r>
      <w:r>
        <w:rPr>
          <w:rStyle w:val="Strong"/>
        </w:rPr>
        <w:t>Z_I_CHARGPRICESTRUCTDEALID</w:t>
      </w:r>
      <w:r>
        <w:t>.</w:t>
      </w:r>
    </w:p>
    <w:p w14:paraId="7AA983A2" w14:textId="77777777" w:rsidR="00000000" w:rsidRDefault="00000000">
      <w:pPr>
        <w:rPr>
          <w:rFonts w:eastAsia="Times New Roman"/>
        </w:rPr>
      </w:pPr>
      <w:r>
        <w:rPr>
          <w:rFonts w:eastAsia="Times New Roman"/>
        </w:rPr>
        <w:pict w14:anchorId="11210EC0">
          <v:rect id="_x0000_i1031" style="width:0;height:1.5pt" o:hralign="center" o:hrstd="t" o:hr="t" fillcolor="#a0a0a0" stroked="f"/>
        </w:pict>
      </w:r>
    </w:p>
    <w:p w14:paraId="542BD4C3" w14:textId="77777777" w:rsidR="00000000" w:rsidRDefault="00000000">
      <w:pPr>
        <w:pStyle w:val="Heading3"/>
        <w:rPr>
          <w:rFonts w:eastAsia="Times New Roman"/>
        </w:rPr>
      </w:pPr>
      <w:r>
        <w:rPr>
          <w:rFonts w:eastAsia="Times New Roman"/>
        </w:rPr>
        <w:t>Phase 2 – Update Deal Processing (</w:t>
      </w:r>
      <w:r>
        <w:rPr>
          <w:rStyle w:val="HTMLCode"/>
        </w:rPr>
        <w:t>ps_deal_status = 'U'</w:t>
      </w:r>
      <w:r>
        <w:rPr>
          <w:rFonts w:eastAsia="Times New Roman"/>
        </w:rPr>
        <w:t>)</w:t>
      </w:r>
    </w:p>
    <w:p w14:paraId="308E20DF" w14:textId="77777777" w:rsidR="00000000" w:rsidRDefault="00000000">
      <w:pPr>
        <w:pStyle w:val="NormalWeb"/>
      </w:pPr>
      <w:r>
        <w:t>Deals marked for update are processed after the create phase.</w:t>
      </w:r>
    </w:p>
    <w:p w14:paraId="578FD14B" w14:textId="77777777" w:rsidR="00000000" w:rsidRDefault="00000000">
      <w:pPr>
        <w:pStyle w:val="NormalWeb"/>
      </w:pPr>
      <w:r>
        <w:t>For each deal, the report reads:</w:t>
      </w:r>
    </w:p>
    <w:p w14:paraId="435D129F" w14:textId="77777777" w:rsidR="00000000" w:rsidRDefault="00000000">
      <w:pPr>
        <w:pStyle w:val="NormalWeb"/>
        <w:numPr>
          <w:ilvl w:val="0"/>
          <w:numId w:val="23"/>
        </w:numPr>
      </w:pPr>
      <w:r>
        <w:t xml:space="preserve">Existing condition records from </w:t>
      </w:r>
      <w:r>
        <w:rPr>
          <w:rStyle w:val="Strong"/>
        </w:rPr>
        <w:t>A854</w:t>
      </w:r>
      <w:r>
        <w:t xml:space="preserve"> (customer group level)</w:t>
      </w:r>
    </w:p>
    <w:p w14:paraId="64A03893" w14:textId="77777777" w:rsidR="00000000" w:rsidRDefault="00000000">
      <w:pPr>
        <w:pStyle w:val="NormalWeb"/>
        <w:numPr>
          <w:ilvl w:val="0"/>
          <w:numId w:val="23"/>
        </w:numPr>
      </w:pPr>
      <w:r>
        <w:t xml:space="preserve">Existing condition records from </w:t>
      </w:r>
      <w:r>
        <w:rPr>
          <w:rStyle w:val="Strong"/>
        </w:rPr>
        <w:t>A853</w:t>
      </w:r>
      <w:r>
        <w:t xml:space="preserve"> (product group level)</w:t>
      </w:r>
    </w:p>
    <w:p w14:paraId="71A73EEF" w14:textId="77777777" w:rsidR="00000000" w:rsidRDefault="00000000">
      <w:pPr>
        <w:pStyle w:val="NormalWeb"/>
        <w:numPr>
          <w:ilvl w:val="0"/>
          <w:numId w:val="23"/>
        </w:numPr>
      </w:pPr>
      <w:r>
        <w:t xml:space="preserve">Condition items from </w:t>
      </w:r>
      <w:r>
        <w:rPr>
          <w:rStyle w:val="Strong"/>
        </w:rPr>
        <w:t>KONP</w:t>
      </w:r>
    </w:p>
    <w:p w14:paraId="3826475E" w14:textId="77777777" w:rsidR="00000000" w:rsidRDefault="00000000">
      <w:pPr>
        <w:pStyle w:val="NormalWeb"/>
        <w:numPr>
          <w:ilvl w:val="0"/>
          <w:numId w:val="23"/>
        </w:numPr>
      </w:pPr>
      <w:r>
        <w:t xml:space="preserve">Contract headers from </w:t>
      </w:r>
      <w:r>
        <w:rPr>
          <w:rStyle w:val="Strong"/>
        </w:rPr>
        <w:t>WCOCOH</w:t>
      </w:r>
    </w:p>
    <w:p w14:paraId="2F8CB465" w14:textId="77777777" w:rsidR="00000000" w:rsidRDefault="00000000">
      <w:pPr>
        <w:pStyle w:val="NormalWeb"/>
      </w:pPr>
      <w:r>
        <w:t>The current SAP data is compared with the incoming deal, and one of the following scenarios is executed: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0"/>
        <w:gridCol w:w="4147"/>
        <w:gridCol w:w="4807"/>
      </w:tblGrid>
      <w:tr w:rsidR="00000000" w14:paraId="604AB9C6" w14:textId="77777777">
        <w:trPr>
          <w:divId w:val="116228335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F158F6" w14:textId="77777777" w:rsidR="00000000" w:rsidRDefault="00000000">
            <w:pPr>
              <w:pStyle w:val="NormalWeb"/>
              <w:jc w:val="center"/>
              <w:rPr>
                <w:b/>
                <w:bCs/>
              </w:rPr>
            </w:pPr>
            <w:r>
              <w:rPr>
                <w:b/>
                <w:bCs/>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EC024" w14:textId="77777777" w:rsidR="00000000" w:rsidRDefault="00000000">
            <w:pPr>
              <w:pStyle w:val="NormalWeb"/>
              <w:jc w:val="center"/>
              <w:rPr>
                <w:b/>
                <w:bCs/>
              </w:rPr>
            </w:pPr>
            <w:r>
              <w:rPr>
                <w:b/>
                <w:bCs/>
              </w:rPr>
              <w:t>Scenario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DF8B4" w14:textId="77777777" w:rsidR="00000000" w:rsidRDefault="00000000">
            <w:pPr>
              <w:pStyle w:val="NormalWeb"/>
              <w:jc w:val="center"/>
              <w:rPr>
                <w:b/>
                <w:bCs/>
              </w:rPr>
            </w:pPr>
            <w:r>
              <w:rPr>
                <w:b/>
                <w:bCs/>
              </w:rPr>
              <w:t>Action</w:t>
            </w:r>
          </w:p>
        </w:tc>
      </w:tr>
      <w:tr w:rsidR="00000000" w14:paraId="5857D754"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C5DD76" w14:textId="77777777" w:rsidR="00000000" w:rsidRDefault="00000000">
            <w:pPr>
              <w:pStyle w:val="NormalWeb"/>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DCD5D" w14:textId="77777777" w:rsidR="00000000" w:rsidRDefault="00000000">
            <w:pPr>
              <w:pStyle w:val="NormalWeb"/>
            </w:pPr>
            <w:r>
              <w:t xml:space="preserve">Deal channel changed to </w:t>
            </w:r>
            <w:r>
              <w:rPr>
                <w:rStyle w:val="Strong"/>
              </w:rPr>
              <w:t>BOTH</w:t>
            </w:r>
            <w:r>
              <w:t>, but only one channel (OF or ON) exists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C25ED" w14:textId="77777777" w:rsidR="00000000" w:rsidRDefault="00000000">
            <w:pPr>
              <w:pStyle w:val="NormalWeb"/>
            </w:pPr>
            <w:r>
              <w:t>Copy the existing condition record to the missing channel (</w:t>
            </w:r>
            <w:r>
              <w:rPr>
                <w:rStyle w:val="HTMLCode"/>
              </w:rPr>
              <w:t>step_type = 'COPY'</w:t>
            </w:r>
            <w:r>
              <w:t>)</w:t>
            </w:r>
          </w:p>
        </w:tc>
      </w:tr>
      <w:tr w:rsidR="00000000" w14:paraId="50A509F6"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EC9060" w14:textId="77777777" w:rsidR="00000000" w:rsidRDefault="00000000">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B8B10" w14:textId="77777777" w:rsidR="00000000" w:rsidRDefault="00000000">
            <w:pPr>
              <w:pStyle w:val="NormalWeb"/>
            </w:pPr>
            <w:r>
              <w:t>Chargeback rate changed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2DCFF" w14:textId="77777777" w:rsidR="00000000" w:rsidRDefault="00000000">
            <w:pPr>
              <w:pStyle w:val="NormalWeb"/>
            </w:pPr>
            <w:r>
              <w:t>Update the condition item amount (</w:t>
            </w:r>
            <w:r>
              <w:rPr>
                <w:rStyle w:val="HTMLCode"/>
              </w:rPr>
              <w:t>step_type = 'RATE'</w:t>
            </w:r>
            <w:r>
              <w:t>)</w:t>
            </w:r>
          </w:p>
        </w:tc>
      </w:tr>
      <w:tr w:rsidR="00000000" w14:paraId="3DF2F2B8"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C0EB6" w14:textId="77777777" w:rsidR="00000000" w:rsidRDefault="00000000">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4D4EFC" w14:textId="77777777" w:rsidR="00000000" w:rsidRDefault="00000000">
            <w:pPr>
              <w:pStyle w:val="NormalWeb"/>
            </w:pPr>
            <w:r>
              <w:t>End date changed while start date remains the same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DBDE7A" w14:textId="77777777" w:rsidR="00000000" w:rsidRDefault="00000000">
            <w:pPr>
              <w:pStyle w:val="NormalWeb"/>
            </w:pPr>
            <w:r>
              <w:t>Update the validity end date (</w:t>
            </w:r>
            <w:r>
              <w:rPr>
                <w:rStyle w:val="HTMLCode"/>
              </w:rPr>
              <w:t>valid_to_new</w:t>
            </w:r>
            <w:r>
              <w:t>)</w:t>
            </w:r>
          </w:p>
        </w:tc>
      </w:tr>
      <w:tr w:rsidR="00000000" w14:paraId="0BDC60F7"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65530" w14:textId="77777777" w:rsidR="00000000" w:rsidRDefault="00000000">
            <w:pPr>
              <w:pStyle w:val="NormalWeb"/>
            </w:pPr>
            <w:r>
              <w:lastRenderedPageBreak/>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ECBD6" w14:textId="77777777" w:rsidR="00000000" w:rsidRDefault="00000000">
            <w:pPr>
              <w:pStyle w:val="NormalWeb"/>
            </w:pPr>
            <w:r>
              <w:t>A/R account code changed (null →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AE8976" w14:textId="77777777" w:rsidR="00000000" w:rsidRDefault="00000000">
            <w:pPr>
              <w:pStyle w:val="NormalWeb"/>
            </w:pPr>
            <w:r>
              <w:t>Create a new condition contract</w:t>
            </w:r>
          </w:p>
        </w:tc>
      </w:tr>
      <w:tr w:rsidR="00000000" w14:paraId="230BC84E"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0A931" w14:textId="77777777" w:rsidR="00000000" w:rsidRDefault="00000000">
            <w:pPr>
              <w:pStyle w:val="NormalWeb"/>
            </w:pPr>
            <w:r>
              <w:t>4b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E77EE4" w14:textId="77777777" w:rsidR="00000000" w:rsidRDefault="00000000">
            <w:pPr>
              <w:pStyle w:val="NormalWeb"/>
            </w:pPr>
            <w:r>
              <w:t>A/R account code changed (value → null, same start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FBAC40" w14:textId="77777777" w:rsidR="00000000" w:rsidRDefault="00000000">
            <w:pPr>
              <w:pStyle w:val="NormalWeb"/>
            </w:pPr>
            <w:r>
              <w:t>Delete the condition item (</w:t>
            </w:r>
            <w:r>
              <w:rPr>
                <w:rStyle w:val="HTMLCode"/>
              </w:rPr>
              <w:t>step_type = 'ADEL'</w:t>
            </w:r>
            <w:r>
              <w:t>)</w:t>
            </w:r>
          </w:p>
        </w:tc>
      </w:tr>
      <w:tr w:rsidR="00000000" w14:paraId="5B3B7EC2"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01386" w14:textId="77777777" w:rsidR="00000000" w:rsidRDefault="00000000">
            <w:pPr>
              <w:pStyle w:val="NormalWeb"/>
            </w:pPr>
            <w:r>
              <w:t>4c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9B2F2" w14:textId="77777777" w:rsidR="00000000" w:rsidRDefault="00000000">
            <w:pPr>
              <w:pStyle w:val="NormalWeb"/>
            </w:pPr>
            <w:r>
              <w:t>A/R account code changed (value → null, future start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28CAC" w14:textId="77777777" w:rsidR="00000000" w:rsidRDefault="00000000">
            <w:pPr>
              <w:pStyle w:val="NormalWeb"/>
            </w:pPr>
            <w:r>
              <w:t xml:space="preserve">Shorten the validity end date to </w:t>
            </w:r>
            <w:r>
              <w:rPr>
                <w:rStyle w:val="HTMLCode"/>
              </w:rPr>
              <w:t>start_date - 1 day</w:t>
            </w:r>
          </w:p>
        </w:tc>
      </w:tr>
      <w:tr w:rsidR="00000000" w14:paraId="1B968442" w14:textId="77777777">
        <w:trPr>
          <w:divId w:val="116228335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AD0A1" w14:textId="77777777" w:rsidR="00000000" w:rsidRDefault="00000000">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25ABF" w14:textId="77777777" w:rsidR="00000000" w:rsidRDefault="00000000">
            <w:pPr>
              <w:pStyle w:val="NormalWeb"/>
            </w:pPr>
            <w:r>
              <w:t>Start date moved into the next fiscal year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03C4F" w14:textId="77777777" w:rsidR="00000000" w:rsidRDefault="00000000">
            <w:pPr>
              <w:pStyle w:val="NormalWeb"/>
            </w:pPr>
            <w:r>
              <w:t>Create a new condition contract for the new fiscal year</w:t>
            </w:r>
          </w:p>
        </w:tc>
      </w:tr>
    </w:tbl>
    <w:p w14:paraId="785C9E7B" w14:textId="77777777" w:rsidR="00000000" w:rsidRDefault="00000000">
      <w:pPr>
        <w:pStyle w:val="NormalWeb"/>
      </w:pPr>
      <w:r>
        <w:t>After all changes are applied:</w:t>
      </w:r>
    </w:p>
    <w:p w14:paraId="1438D1F7" w14:textId="77777777" w:rsidR="00000000" w:rsidRDefault="00000000">
      <w:pPr>
        <w:pStyle w:val="NormalWeb"/>
        <w:numPr>
          <w:ilvl w:val="0"/>
          <w:numId w:val="24"/>
        </w:numPr>
      </w:pPr>
      <w:r>
        <w:t xml:space="preserve">Verify that SAP actually changed the contract by checking </w:t>
      </w:r>
      <w:r>
        <w:rPr>
          <w:rStyle w:val="Strong"/>
        </w:rPr>
        <w:t>CDHDR</w:t>
      </w:r>
      <w:r>
        <w:t>.</w:t>
      </w:r>
    </w:p>
    <w:p w14:paraId="62DBBF2E" w14:textId="77777777" w:rsidR="00000000" w:rsidRDefault="00000000">
      <w:pPr>
        <w:pStyle w:val="NormalWeb"/>
        <w:numPr>
          <w:ilvl w:val="0"/>
          <w:numId w:val="24"/>
        </w:numPr>
      </w:pPr>
      <w:r>
        <w:t>If no change document exists, treat the update as failed.</w:t>
      </w:r>
    </w:p>
    <w:p w14:paraId="2342285F" w14:textId="77777777" w:rsidR="00000000" w:rsidRDefault="00000000">
      <w:pPr>
        <w:pStyle w:val="NormalWeb"/>
        <w:numPr>
          <w:ilvl w:val="0"/>
          <w:numId w:val="24"/>
        </w:numPr>
      </w:pPr>
      <w:r>
        <w:t xml:space="preserve">Update the deal status to </w:t>
      </w:r>
      <w:r>
        <w:rPr>
          <w:rStyle w:val="Strong"/>
        </w:rPr>
        <w:t>Success</w:t>
      </w:r>
      <w:r>
        <w:t xml:space="preserve"> or </w:t>
      </w:r>
      <w:r>
        <w:rPr>
          <w:rStyle w:val="Strong"/>
        </w:rPr>
        <w:t>Error</w:t>
      </w:r>
      <w:r>
        <w:t>.</w:t>
      </w:r>
    </w:p>
    <w:p w14:paraId="3C138420" w14:textId="77777777" w:rsidR="00000000" w:rsidRDefault="00000000">
      <w:pPr>
        <w:pStyle w:val="Heading3"/>
        <w:rPr>
          <w:rFonts w:eastAsia="Times New Roman"/>
        </w:rPr>
      </w:pPr>
      <w:r>
        <w:rPr>
          <w:rFonts w:eastAsia="Times New Roman"/>
        </w:rPr>
        <w:t>Result Display</w:t>
      </w:r>
    </w:p>
    <w:p w14:paraId="53C0A1A1" w14:textId="77777777" w:rsidR="00000000" w:rsidRDefault="00000000">
      <w:pPr>
        <w:pStyle w:val="NormalWeb"/>
      </w:pPr>
      <w:r>
        <w:t>After both phases finish:</w:t>
      </w:r>
    </w:p>
    <w:p w14:paraId="20058DCF" w14:textId="77777777" w:rsidR="00000000" w:rsidRDefault="00000000">
      <w:pPr>
        <w:pStyle w:val="NormalWeb"/>
        <w:numPr>
          <w:ilvl w:val="0"/>
          <w:numId w:val="25"/>
        </w:numPr>
      </w:pPr>
      <w:r>
        <w:t>All processing results are collected into a single internal table.</w:t>
      </w:r>
    </w:p>
    <w:p w14:paraId="101DFC65" w14:textId="77777777" w:rsidR="00000000" w:rsidRDefault="00000000">
      <w:pPr>
        <w:pStyle w:val="NormalWeb"/>
        <w:numPr>
          <w:ilvl w:val="0"/>
          <w:numId w:val="25"/>
        </w:numPr>
      </w:pPr>
      <w:r>
        <w:t xml:space="preserve">Results are displayed using </w:t>
      </w:r>
      <w:r>
        <w:rPr>
          <w:rStyle w:val="Strong"/>
        </w:rPr>
        <w:t>CL_SALV_TABLE</w:t>
      </w:r>
      <w:r>
        <w:t>.</w:t>
      </w:r>
    </w:p>
    <w:p w14:paraId="69685906" w14:textId="77777777" w:rsidR="00000000" w:rsidRDefault="00000000">
      <w:pPr>
        <w:pStyle w:val="NormalWeb"/>
        <w:numPr>
          <w:ilvl w:val="0"/>
          <w:numId w:val="25"/>
        </w:numPr>
      </w:pPr>
      <w:r>
        <w:t xml:space="preserve">Output is sorted by </w:t>
      </w:r>
      <w:r>
        <w:rPr>
          <w:rStyle w:val="Strong"/>
        </w:rPr>
        <w:t>Deal UUID</w:t>
      </w:r>
      <w:r>
        <w:t>.</w:t>
      </w:r>
    </w:p>
    <w:p w14:paraId="632C2D12" w14:textId="77777777" w:rsidR="00000000" w:rsidRDefault="00000000">
      <w:pPr>
        <w:pStyle w:val="NormalWeb"/>
      </w:pPr>
      <w:r>
        <w:t>Each row displays:</w:t>
      </w:r>
    </w:p>
    <w:p w14:paraId="30C9E8FA" w14:textId="77777777" w:rsidR="00000000" w:rsidRDefault="00000000">
      <w:pPr>
        <w:pStyle w:val="NormalWeb"/>
        <w:numPr>
          <w:ilvl w:val="0"/>
          <w:numId w:val="26"/>
        </w:numPr>
      </w:pPr>
      <w:r>
        <w:t>Deal UUID</w:t>
      </w:r>
    </w:p>
    <w:p w14:paraId="4CFB85B4" w14:textId="77777777" w:rsidR="00000000" w:rsidRDefault="00000000">
      <w:pPr>
        <w:pStyle w:val="NormalWeb"/>
        <w:numPr>
          <w:ilvl w:val="0"/>
          <w:numId w:val="26"/>
        </w:numPr>
      </w:pPr>
      <w:r>
        <w:t>PS Deal ID</w:t>
      </w:r>
    </w:p>
    <w:p w14:paraId="68451DC9" w14:textId="77777777" w:rsidR="00000000" w:rsidRDefault="00000000">
      <w:pPr>
        <w:pStyle w:val="NormalWeb"/>
        <w:numPr>
          <w:ilvl w:val="0"/>
          <w:numId w:val="26"/>
        </w:numPr>
      </w:pPr>
      <w:r>
        <w:t>Condition Contract Number</w:t>
      </w:r>
    </w:p>
    <w:p w14:paraId="3E94883A" w14:textId="77777777" w:rsidR="00000000" w:rsidRDefault="00000000">
      <w:pPr>
        <w:pStyle w:val="NormalWeb"/>
        <w:numPr>
          <w:ilvl w:val="0"/>
          <w:numId w:val="26"/>
        </w:numPr>
      </w:pPr>
      <w:r>
        <w:t>Processing Result</w:t>
      </w:r>
    </w:p>
    <w:p w14:paraId="633AFB99" w14:textId="77777777" w:rsidR="00000000" w:rsidRDefault="00000000">
      <w:pPr>
        <w:pStyle w:val="NormalWeb"/>
        <w:numPr>
          <w:ilvl w:val="0"/>
          <w:numId w:val="26"/>
        </w:numPr>
      </w:pPr>
      <w:r>
        <w:t>BAPI/System Messages</w:t>
      </w:r>
    </w:p>
    <w:p w14:paraId="68D31750" w14:textId="77777777" w:rsidR="00000000" w:rsidRDefault="00000000">
      <w:pPr>
        <w:pStyle w:val="Heading3"/>
        <w:rPr>
          <w:rFonts w:eastAsia="Times New Roman"/>
        </w:rPr>
      </w:pPr>
      <w:r>
        <w:rPr>
          <w:rFonts w:eastAsia="Times New Roman"/>
        </w:rPr>
        <w:t>Contract Type ↔ Rate Field Mapping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50"/>
        <w:gridCol w:w="1711"/>
      </w:tblGrid>
      <w:tr w:rsidR="00000000" w14:paraId="05B1F4BA" w14:textId="77777777">
        <w:trPr>
          <w:divId w:val="111891128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24623" w14:textId="77777777" w:rsidR="00000000" w:rsidRDefault="00000000">
            <w:pPr>
              <w:pStyle w:val="NormalWeb"/>
              <w:jc w:val="center"/>
              <w:rPr>
                <w:b/>
                <w:bCs/>
              </w:rPr>
            </w:pPr>
            <w:r>
              <w:rPr>
                <w:b/>
                <w:bCs/>
              </w:rPr>
              <w:t>Contract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959AB" w14:textId="77777777" w:rsidR="00000000" w:rsidRDefault="00000000">
            <w:pPr>
              <w:pStyle w:val="NormalWeb"/>
              <w:jc w:val="center"/>
              <w:rPr>
                <w:b/>
                <w:bCs/>
              </w:rPr>
            </w:pPr>
            <w:r>
              <w:rPr>
                <w:b/>
                <w:bCs/>
              </w:rPr>
              <w:t>Rate Field</w:t>
            </w:r>
          </w:p>
        </w:tc>
      </w:tr>
      <w:tr w:rsidR="00000000" w14:paraId="659CC67D"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643F0" w14:textId="77777777" w:rsidR="00000000" w:rsidRDefault="00000000">
            <w:pPr>
              <w:pStyle w:val="NormalWeb"/>
            </w:pPr>
            <w:r>
              <w:t>OAR1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902C9" w14:textId="77777777" w:rsidR="00000000" w:rsidRDefault="00000000">
            <w:pPr>
              <w:pStyle w:val="NormalWeb"/>
            </w:pPr>
            <w:r>
              <w:rPr>
                <w:rStyle w:val="HTMLCode"/>
              </w:rPr>
              <w:t>everyday_da_1</w:t>
            </w:r>
          </w:p>
        </w:tc>
      </w:tr>
      <w:tr w:rsidR="00000000" w14:paraId="5966AF05"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791B6" w14:textId="77777777" w:rsidR="00000000" w:rsidRDefault="00000000">
            <w:pPr>
              <w:pStyle w:val="NormalWeb"/>
            </w:pPr>
            <w:r>
              <w:t>OEG1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DC6F6" w14:textId="77777777" w:rsidR="00000000" w:rsidRDefault="00000000">
            <w:pPr>
              <w:pStyle w:val="NormalWeb"/>
            </w:pPr>
            <w:r>
              <w:rPr>
                <w:rStyle w:val="HTMLCode"/>
              </w:rPr>
              <w:t>everyday_da_2</w:t>
            </w:r>
          </w:p>
        </w:tc>
      </w:tr>
      <w:tr w:rsidR="00000000" w14:paraId="1CFBE833"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542FC" w14:textId="77777777" w:rsidR="00000000" w:rsidRDefault="00000000">
            <w:pPr>
              <w:pStyle w:val="NormalWeb"/>
            </w:pPr>
            <w:r>
              <w:t>ODPP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7942B" w14:textId="77777777" w:rsidR="00000000" w:rsidRDefault="00000000">
            <w:pPr>
              <w:pStyle w:val="NormalWeb"/>
            </w:pPr>
            <w:r>
              <w:rPr>
                <w:rStyle w:val="HTMLCode"/>
              </w:rPr>
              <w:t>everyday_da_3</w:t>
            </w:r>
          </w:p>
        </w:tc>
      </w:tr>
      <w:tr w:rsidR="00000000" w14:paraId="593B8EA7"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7B74F" w14:textId="77777777" w:rsidR="00000000" w:rsidRDefault="00000000">
            <w:pPr>
              <w:pStyle w:val="NormalWeb"/>
            </w:pPr>
            <w:r>
              <w:t>ORSV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100FD0" w14:textId="77777777" w:rsidR="00000000" w:rsidRDefault="00000000">
            <w:pPr>
              <w:pStyle w:val="NormalWeb"/>
            </w:pPr>
            <w:r>
              <w:rPr>
                <w:rStyle w:val="HTMLCode"/>
              </w:rPr>
              <w:t>everyday_da_4</w:t>
            </w:r>
          </w:p>
        </w:tc>
      </w:tr>
      <w:tr w:rsidR="00000000" w14:paraId="6ED519D5"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C92AE" w14:textId="77777777" w:rsidR="00000000" w:rsidRDefault="00000000">
            <w:pPr>
              <w:pStyle w:val="NormalWeb"/>
            </w:pPr>
            <w:r>
              <w:t>DAR1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F3FA46" w14:textId="77777777" w:rsidR="00000000" w:rsidRDefault="00000000">
            <w:pPr>
              <w:pStyle w:val="NormalWeb"/>
            </w:pPr>
            <w:r>
              <w:rPr>
                <w:rStyle w:val="HTMLCode"/>
              </w:rPr>
              <w:t>vendor_da_1</w:t>
            </w:r>
          </w:p>
        </w:tc>
      </w:tr>
      <w:tr w:rsidR="00000000" w14:paraId="210B682E"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CE862" w14:textId="77777777" w:rsidR="00000000" w:rsidRDefault="00000000">
            <w:pPr>
              <w:pStyle w:val="NormalWeb"/>
            </w:pPr>
            <w:r>
              <w:lastRenderedPageBreak/>
              <w:t>DAR2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BAF93" w14:textId="77777777" w:rsidR="00000000" w:rsidRDefault="00000000">
            <w:pPr>
              <w:pStyle w:val="NormalWeb"/>
            </w:pPr>
            <w:r>
              <w:rPr>
                <w:rStyle w:val="HTMLCode"/>
              </w:rPr>
              <w:t>vendor_da_2</w:t>
            </w:r>
          </w:p>
        </w:tc>
      </w:tr>
      <w:tr w:rsidR="00000000" w14:paraId="4721EB2C"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88367" w14:textId="77777777" w:rsidR="00000000" w:rsidRDefault="00000000">
            <w:pPr>
              <w:pStyle w:val="NormalWeb"/>
            </w:pPr>
            <w:r>
              <w:t>DEG1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5E653" w14:textId="77777777" w:rsidR="00000000" w:rsidRDefault="00000000">
            <w:pPr>
              <w:pStyle w:val="NormalWeb"/>
            </w:pPr>
            <w:r>
              <w:rPr>
                <w:rStyle w:val="HTMLCode"/>
              </w:rPr>
              <w:t>vendor_da_3</w:t>
            </w:r>
          </w:p>
        </w:tc>
      </w:tr>
      <w:tr w:rsidR="00000000" w14:paraId="653F178B"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7DBD6" w14:textId="77777777" w:rsidR="00000000" w:rsidRDefault="00000000">
            <w:pPr>
              <w:pStyle w:val="NormalWeb"/>
            </w:pPr>
            <w:r>
              <w:t>DRSV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C98D51" w14:textId="77777777" w:rsidR="00000000" w:rsidRDefault="00000000">
            <w:pPr>
              <w:pStyle w:val="NormalWeb"/>
            </w:pPr>
            <w:r>
              <w:rPr>
                <w:rStyle w:val="HTMLCode"/>
              </w:rPr>
              <w:t>vendor_da_4</w:t>
            </w:r>
          </w:p>
        </w:tc>
      </w:tr>
      <w:tr w:rsidR="00000000" w14:paraId="54A1F7CB"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71566" w14:textId="77777777" w:rsidR="00000000" w:rsidRDefault="00000000">
            <w:pPr>
              <w:pStyle w:val="NormalWeb"/>
            </w:pPr>
            <w:r>
              <w:t>DDPP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7CC518" w14:textId="77777777" w:rsidR="00000000" w:rsidRDefault="00000000">
            <w:pPr>
              <w:pStyle w:val="NormalWeb"/>
            </w:pPr>
            <w:r>
              <w:rPr>
                <w:rStyle w:val="HTMLCode"/>
              </w:rPr>
              <w:t>vendor_da_5</w:t>
            </w:r>
          </w:p>
        </w:tc>
      </w:tr>
      <w:tr w:rsidR="00000000" w14:paraId="2D2ED58F" w14:textId="77777777">
        <w:trPr>
          <w:divId w:val="11189112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AC0AEC" w14:textId="77777777" w:rsidR="00000000" w:rsidRDefault="00000000">
            <w:pPr>
              <w:pStyle w:val="NormalWeb"/>
            </w:pPr>
            <w:r>
              <w:t>BRSV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BFA51" w14:textId="77777777" w:rsidR="00000000" w:rsidRDefault="00000000">
            <w:pPr>
              <w:pStyle w:val="NormalWeb"/>
            </w:pPr>
            <w:r>
              <w:rPr>
                <w:rStyle w:val="HTMLCode"/>
              </w:rPr>
              <w:t>lmi_support_1</w:t>
            </w:r>
          </w:p>
        </w:tc>
      </w:tr>
    </w:tbl>
    <w:p w14:paraId="78C3AA82" w14:textId="77777777" w:rsidR="00000000" w:rsidRDefault="00000000">
      <w:pPr>
        <w:rPr>
          <w:rFonts w:eastAsia="Times New Roman"/>
        </w:rPr>
      </w:pPr>
      <w:r>
        <w:rPr>
          <w:rFonts w:eastAsia="Times New Roman"/>
        </w:rPr>
        <w:pict w14:anchorId="3C3FA1E2">
          <v:rect id="_x0000_i1032" style="width:0;height:1.5pt" o:hralign="center" o:hrstd="t" o:hr="t" fillcolor="#a0a0a0" stroked="f"/>
        </w:pict>
      </w:r>
    </w:p>
    <w:p w14:paraId="05713C16" w14:textId="77777777" w:rsidR="00000000" w:rsidRDefault="00000000">
      <w:pPr>
        <w:pStyle w:val="Heading2"/>
        <w:rPr>
          <w:rFonts w:eastAsia="Times New Roman"/>
        </w:rPr>
      </w:pPr>
      <w:r>
        <w:rPr>
          <w:rFonts w:eastAsia="Times New Roman"/>
        </w:rPr>
        <w:t>5.2 Developed Objects List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45"/>
        <w:gridCol w:w="3511"/>
        <w:gridCol w:w="4788"/>
      </w:tblGrid>
      <w:tr w:rsidR="00000000" w14:paraId="623BE323" w14:textId="77777777">
        <w:trPr>
          <w:divId w:val="190487271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AB909" w14:textId="77777777" w:rsidR="00000000" w:rsidRDefault="00000000">
            <w:pPr>
              <w:pStyle w:val="NormalWeb"/>
              <w:jc w:val="center"/>
              <w:rPr>
                <w:b/>
                <w:bCs/>
              </w:rPr>
            </w:pPr>
            <w:r>
              <w:rPr>
                <w:b/>
                <w:bCs/>
              </w:rPr>
              <w:t>Object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396C14" w14:textId="77777777" w:rsidR="00000000" w:rsidRDefault="00000000">
            <w:pPr>
              <w:pStyle w:val="NormalWeb"/>
              <w:jc w:val="center"/>
              <w:rPr>
                <w:b/>
                <w:bCs/>
              </w:rPr>
            </w:pPr>
            <w:r>
              <w:rPr>
                <w:b/>
                <w:bCs/>
              </w:rPr>
              <w:t>Object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424FD" w14:textId="77777777" w:rsidR="00000000" w:rsidRDefault="00000000">
            <w:pPr>
              <w:pStyle w:val="NormalWeb"/>
              <w:jc w:val="center"/>
              <w:rPr>
                <w:b/>
                <w:bCs/>
              </w:rPr>
            </w:pPr>
            <w:r>
              <w:rPr>
                <w:b/>
                <w:bCs/>
              </w:rPr>
              <w:t>Description</w:t>
            </w:r>
          </w:p>
        </w:tc>
      </w:tr>
      <w:tr w:rsidR="00000000" w14:paraId="2E7D9289"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59EC4" w14:textId="77777777" w:rsidR="00000000" w:rsidRDefault="00000000">
            <w:pPr>
              <w:pStyle w:val="NormalWeb"/>
            </w:pPr>
            <w:r>
              <w:t>Program (Report)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89201" w14:textId="77777777" w:rsidR="00000000" w:rsidRDefault="00000000">
            <w:pPr>
              <w:pStyle w:val="NormalWeb"/>
            </w:pPr>
            <w:r>
              <w:rPr>
                <w:rStyle w:val="HTMLCode"/>
              </w:rPr>
              <w:t>ZSD_CB_CONTR_CREATE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6112C" w14:textId="77777777" w:rsidR="00000000" w:rsidRDefault="00000000">
            <w:pPr>
              <w:pStyle w:val="NormalWeb"/>
            </w:pPr>
            <w:r>
              <w:t>Main executable report; entry point for deal processing.</w:t>
            </w:r>
          </w:p>
        </w:tc>
      </w:tr>
      <w:tr w:rsidR="00000000" w14:paraId="6C9FE571"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B6B89" w14:textId="77777777" w:rsidR="00000000" w:rsidRDefault="00000000">
            <w:pPr>
              <w:pStyle w:val="NormalWeb"/>
            </w:pPr>
            <w:r>
              <w:t>Class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9317A" w14:textId="77777777" w:rsidR="00000000" w:rsidRDefault="00000000">
            <w:pPr>
              <w:pStyle w:val="NormalWeb"/>
            </w:pPr>
            <w:r>
              <w:rPr>
                <w:rStyle w:val="HTMLCode"/>
              </w:rPr>
              <w:t>ZCL_DEAL_PROCESSOR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BBCC78" w14:textId="77777777" w:rsidR="00000000" w:rsidRDefault="00000000">
            <w:pPr>
              <w:pStyle w:val="NormalWeb"/>
            </w:pPr>
            <w:r>
              <w:t>Core processing engine that orchestrates create and update flows.</w:t>
            </w:r>
          </w:p>
        </w:tc>
      </w:tr>
      <w:tr w:rsidR="00000000" w14:paraId="2E724C10"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215B0" w14:textId="77777777" w:rsidR="00000000" w:rsidRDefault="00000000">
            <w:pPr>
              <w:pStyle w:val="NormalWeb"/>
            </w:pPr>
            <w: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6E1AC" w14:textId="77777777" w:rsidR="00000000" w:rsidRDefault="00000000">
            <w:pPr>
              <w:pStyle w:val="NormalWeb"/>
            </w:pPr>
            <w:r>
              <w:rPr>
                <w:rStyle w:val="HTMLCode"/>
              </w:rPr>
              <w:t>ZIF_DEAL_PROCESSOR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C4A12" w14:textId="77777777" w:rsidR="00000000" w:rsidRDefault="00000000">
            <w:pPr>
              <w:pStyle w:val="NormalWeb"/>
            </w:pPr>
            <w:r>
              <w:t xml:space="preserve">Defines processor types, constants, and the </w:t>
            </w:r>
            <w:r>
              <w:rPr>
                <w:rStyle w:val="HTMLCode"/>
              </w:rPr>
              <w:t>PROCESS</w:t>
            </w:r>
            <w:r>
              <w:t xml:space="preserve"> method.</w:t>
            </w:r>
          </w:p>
        </w:tc>
      </w:tr>
      <w:tr w:rsidR="00000000" w14:paraId="4F0B03C2"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CCC23" w14:textId="77777777" w:rsidR="00000000" w:rsidRDefault="00000000">
            <w:pPr>
              <w:pStyle w:val="NormalWeb"/>
            </w:pPr>
            <w:r>
              <w:t>Database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90621C" w14:textId="77777777" w:rsidR="00000000" w:rsidRDefault="00000000">
            <w:pPr>
              <w:pStyle w:val="NormalWeb"/>
            </w:pPr>
            <w:r>
              <w:rPr>
                <w:rStyle w:val="HTMLCode"/>
              </w:rPr>
              <w:t>ZSD_CB_PS_DEA_ID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0AEB4" w14:textId="77777777" w:rsidR="00000000" w:rsidRDefault="00000000">
            <w:pPr>
              <w:pStyle w:val="NormalWeb"/>
            </w:pPr>
            <w:r>
              <w:t>Staging table containing inbound Pricing Structure Deals from Vistaar.</w:t>
            </w:r>
          </w:p>
        </w:tc>
      </w:tr>
      <w:tr w:rsidR="00000000" w14:paraId="02102AEF"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9C178B" w14:textId="77777777" w:rsidR="00000000" w:rsidRDefault="00000000">
            <w:pPr>
              <w:pStyle w:val="NormalWeb"/>
            </w:pPr>
            <w:r>
              <w:t>Database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0292F" w14:textId="77777777" w:rsidR="00000000" w:rsidRDefault="00000000">
            <w:pPr>
              <w:pStyle w:val="NormalWeb"/>
            </w:pPr>
            <w:r>
              <w:rPr>
                <w:rStyle w:val="HTMLCode"/>
              </w:rPr>
              <w:t>ZSD_PS_CONTRACT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8A2F3" w14:textId="77777777" w:rsidR="00000000" w:rsidRDefault="00000000">
            <w:pPr>
              <w:pStyle w:val="NormalWeb"/>
            </w:pPr>
            <w:r>
              <w:t>Stores Deal ID ↔ Condition Contract mappings.</w:t>
            </w:r>
          </w:p>
        </w:tc>
      </w:tr>
      <w:tr w:rsidR="00000000" w14:paraId="65D5EBFD"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BC09B" w14:textId="77777777" w:rsidR="00000000" w:rsidRDefault="00000000">
            <w:pPr>
              <w:pStyle w:val="NormalWeb"/>
            </w:pPr>
            <w:r>
              <w:t>CDS 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8D37B" w14:textId="77777777" w:rsidR="00000000" w:rsidRDefault="00000000">
            <w:pPr>
              <w:pStyle w:val="NormalWeb"/>
            </w:pPr>
            <w:r>
              <w:rPr>
                <w:rStyle w:val="HTMLCode"/>
              </w:rPr>
              <w:t>Z_I_CHARGPRICESTRUCTDEALID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5BFA5" w14:textId="77777777" w:rsidR="00000000" w:rsidRDefault="00000000">
            <w:pPr>
              <w:pStyle w:val="NormalWeb"/>
            </w:pPr>
            <w:r>
              <w:t>RAP Business Object entity used for reading deals and updating processing status.</w:t>
            </w:r>
          </w:p>
        </w:tc>
      </w:tr>
      <w:tr w:rsidR="00000000" w14:paraId="1CD41AD9" w14:textId="77777777">
        <w:trPr>
          <w:divId w:val="19048727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B3AF3" w14:textId="77777777" w:rsidR="00000000" w:rsidRDefault="00000000">
            <w:pPr>
              <w:pStyle w:val="NormalWeb"/>
            </w:pPr>
            <w:r>
              <w:t>Class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167A6" w14:textId="77777777" w:rsidR="00000000" w:rsidRDefault="00000000">
            <w:pPr>
              <w:pStyle w:val="NormalWeb"/>
            </w:pPr>
            <w:r>
              <w:rPr>
                <w:rStyle w:val="HTMLCode"/>
              </w:rPr>
              <w:t>ZCL_DEAL_TO_CONTRACTS_MAPPER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2304E" w14:textId="77777777" w:rsidR="00000000" w:rsidRDefault="00000000">
            <w:pPr>
              <w:pStyle w:val="NormalWeb"/>
            </w:pPr>
            <w:r>
              <w:t xml:space="preserve">Maps a single deal (type </w:t>
            </w:r>
            <w:r>
              <w:rPr>
                <w:rStyle w:val="HTMLCode"/>
              </w:rPr>
              <w:t>z_i_chargpricestructdealid</w:t>
            </w:r>
            <w:r>
              <w:t xml:space="preserve">) into </w:t>
            </w:r>
            <w:r>
              <w:rPr>
                <w:rStyle w:val="HTMLCode"/>
              </w:rPr>
              <w:t>BAPI_CONDITION_CONTRACT_CREATE/CHANGE</w:t>
            </w:r>
            <w:r>
              <w:t xml:space="preserve"> input structures for condition contract processing.</w:t>
            </w:r>
          </w:p>
        </w:tc>
      </w:tr>
    </w:tbl>
    <w:p w14:paraId="1016A9A3" w14:textId="77777777" w:rsidR="00000000" w:rsidRDefault="00000000">
      <w:pPr>
        <w:pStyle w:val="Heading1"/>
        <w:rPr>
          <w:rFonts w:eastAsia="Times New Roman"/>
        </w:rPr>
      </w:pPr>
      <w:r>
        <w:rPr>
          <w:rFonts w:eastAsia="Times New Roman"/>
        </w:rPr>
        <w:t> 6 Unit Testing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1044"/>
        <w:gridCol w:w="897"/>
      </w:tblGrid>
      <w:tr w:rsidR="00000000" w14:paraId="7F138FF2" w14:textId="77777777">
        <w:trPr>
          <w:divId w:val="71736373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68B89" w14:textId="77777777" w:rsidR="00000000" w:rsidRDefault="00000000">
            <w:pPr>
              <w:pStyle w:val="NormalWeb"/>
              <w:jc w:val="center"/>
              <w:rPr>
                <w:b/>
                <w:bCs/>
              </w:rPr>
            </w:pPr>
            <w:r>
              <w:rPr>
                <w:rStyle w:val="Strong"/>
              </w:rP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3DEE2" w14:textId="77777777" w:rsidR="00000000" w:rsidRDefault="00000000">
            <w:pPr>
              <w:pStyle w:val="NormalWeb"/>
              <w:jc w:val="center"/>
              <w:rPr>
                <w:b/>
                <w:bCs/>
              </w:rPr>
            </w:pPr>
            <w:r>
              <w:rPr>
                <w:rStyle w:val="Strong"/>
              </w:rPr>
              <w:t>Scenario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A7551" w14:textId="77777777" w:rsidR="00000000" w:rsidRDefault="00000000">
            <w:pPr>
              <w:pStyle w:val="NormalWeb"/>
              <w:jc w:val="center"/>
              <w:rPr>
                <w:b/>
                <w:bCs/>
              </w:rPr>
            </w:pPr>
            <w:r>
              <w:rPr>
                <w:rStyle w:val="Strong"/>
              </w:rPr>
              <w:t>Results</w:t>
            </w:r>
          </w:p>
        </w:tc>
      </w:tr>
      <w:tr w:rsidR="00000000" w14:paraId="7A5F1F13" w14:textId="77777777">
        <w:trPr>
          <w:divId w:val="7173637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629DB" w14:textId="77777777" w:rsidR="00000000" w:rsidRDefault="00000000">
            <w:pP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0829D"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F8285" w14:textId="77777777" w:rsidR="00000000" w:rsidRDefault="00000000">
            <w:pPr>
              <w:rPr>
                <w:rFonts w:eastAsia="Times New Roman"/>
                <w:sz w:val="20"/>
                <w:szCs w:val="20"/>
              </w:rPr>
            </w:pPr>
          </w:p>
        </w:tc>
      </w:tr>
      <w:tr w:rsidR="00000000" w14:paraId="5947E5C9" w14:textId="77777777">
        <w:trPr>
          <w:divId w:val="7173637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381849"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87014" w14:textId="77777777" w:rsidR="00000000" w:rsidRDefault="00000000">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C074A7" w14:textId="77777777" w:rsidR="00000000" w:rsidRDefault="00000000">
            <w:pPr>
              <w:rPr>
                <w:rFonts w:eastAsia="Times New Roman"/>
                <w:sz w:val="20"/>
                <w:szCs w:val="20"/>
              </w:rPr>
            </w:pPr>
          </w:p>
        </w:tc>
      </w:tr>
    </w:tbl>
    <w:p w14:paraId="364735EC" w14:textId="77777777" w:rsidR="00C62609" w:rsidRDefault="00C62609">
      <w:pPr>
        <w:divId w:val="717363733"/>
        <w:rPr>
          <w:rFonts w:eastAsia="Times New Roman"/>
        </w:rPr>
      </w:pPr>
    </w:p>
    <w:sectPr w:rsidR="00C62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3F42"/>
    <w:multiLevelType w:val="multilevel"/>
    <w:tmpl w:val="FE92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11C7F"/>
    <w:multiLevelType w:val="multilevel"/>
    <w:tmpl w:val="EE5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1800"/>
    <w:multiLevelType w:val="multilevel"/>
    <w:tmpl w:val="ECA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91D3D"/>
    <w:multiLevelType w:val="multilevel"/>
    <w:tmpl w:val="A23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D31F2"/>
    <w:multiLevelType w:val="multilevel"/>
    <w:tmpl w:val="AF0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F0FD8"/>
    <w:multiLevelType w:val="multilevel"/>
    <w:tmpl w:val="1762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64908"/>
    <w:multiLevelType w:val="multilevel"/>
    <w:tmpl w:val="18EA3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D7951"/>
    <w:multiLevelType w:val="multilevel"/>
    <w:tmpl w:val="D5D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5E73"/>
    <w:multiLevelType w:val="multilevel"/>
    <w:tmpl w:val="4530AE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325BD"/>
    <w:multiLevelType w:val="multilevel"/>
    <w:tmpl w:val="0A60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A4951"/>
    <w:multiLevelType w:val="multilevel"/>
    <w:tmpl w:val="BCBE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019C8"/>
    <w:multiLevelType w:val="multilevel"/>
    <w:tmpl w:val="7AA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46686"/>
    <w:multiLevelType w:val="multilevel"/>
    <w:tmpl w:val="011AA2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15197"/>
    <w:multiLevelType w:val="multilevel"/>
    <w:tmpl w:val="978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90C22"/>
    <w:multiLevelType w:val="multilevel"/>
    <w:tmpl w:val="380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41286"/>
    <w:multiLevelType w:val="multilevel"/>
    <w:tmpl w:val="8A2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A47D2"/>
    <w:multiLevelType w:val="multilevel"/>
    <w:tmpl w:val="3346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40356"/>
    <w:multiLevelType w:val="multilevel"/>
    <w:tmpl w:val="73A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1231A"/>
    <w:multiLevelType w:val="multilevel"/>
    <w:tmpl w:val="8E0C07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E5EA3"/>
    <w:multiLevelType w:val="multilevel"/>
    <w:tmpl w:val="BB2A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E13569"/>
    <w:multiLevelType w:val="multilevel"/>
    <w:tmpl w:val="8028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F85EE3"/>
    <w:multiLevelType w:val="multilevel"/>
    <w:tmpl w:val="EF7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05042"/>
    <w:multiLevelType w:val="multilevel"/>
    <w:tmpl w:val="8924D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317FDA"/>
    <w:multiLevelType w:val="multilevel"/>
    <w:tmpl w:val="520C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3B6776"/>
    <w:multiLevelType w:val="multilevel"/>
    <w:tmpl w:val="BF1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37FE5"/>
    <w:multiLevelType w:val="multilevel"/>
    <w:tmpl w:val="78D640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4734">
    <w:abstractNumId w:val="9"/>
  </w:num>
  <w:num w:numId="2" w16cid:durableId="1609389040">
    <w:abstractNumId w:val="7"/>
  </w:num>
  <w:num w:numId="3" w16cid:durableId="428619307">
    <w:abstractNumId w:val="14"/>
  </w:num>
  <w:num w:numId="4" w16cid:durableId="1636325626">
    <w:abstractNumId w:val="15"/>
  </w:num>
  <w:num w:numId="5" w16cid:durableId="774517929">
    <w:abstractNumId w:val="21"/>
  </w:num>
  <w:num w:numId="6" w16cid:durableId="733091049">
    <w:abstractNumId w:val="5"/>
  </w:num>
  <w:num w:numId="7" w16cid:durableId="2003241020">
    <w:abstractNumId w:val="17"/>
  </w:num>
  <w:num w:numId="8" w16cid:durableId="114566832">
    <w:abstractNumId w:val="2"/>
  </w:num>
  <w:num w:numId="9" w16cid:durableId="1332217909">
    <w:abstractNumId w:val="16"/>
  </w:num>
  <w:num w:numId="10" w16cid:durableId="973948895">
    <w:abstractNumId w:val="1"/>
  </w:num>
  <w:num w:numId="11" w16cid:durableId="1709599921">
    <w:abstractNumId w:val="23"/>
  </w:num>
  <w:num w:numId="12" w16cid:durableId="3632251">
    <w:abstractNumId w:val="10"/>
  </w:num>
  <w:num w:numId="13" w16cid:durableId="15738137">
    <w:abstractNumId w:val="25"/>
  </w:num>
  <w:num w:numId="14" w16cid:durableId="2125029385">
    <w:abstractNumId w:val="12"/>
  </w:num>
  <w:num w:numId="15" w16cid:durableId="1032073456">
    <w:abstractNumId w:val="6"/>
  </w:num>
  <w:num w:numId="16" w16cid:durableId="1232813523">
    <w:abstractNumId w:val="8"/>
  </w:num>
  <w:num w:numId="17" w16cid:durableId="1548907383">
    <w:abstractNumId w:val="18"/>
  </w:num>
  <w:num w:numId="18" w16cid:durableId="1065836720">
    <w:abstractNumId w:val="19"/>
  </w:num>
  <w:num w:numId="19" w16cid:durableId="353655536">
    <w:abstractNumId w:val="13"/>
  </w:num>
  <w:num w:numId="20" w16cid:durableId="219023439">
    <w:abstractNumId w:val="24"/>
  </w:num>
  <w:num w:numId="21" w16cid:durableId="911695907">
    <w:abstractNumId w:val="20"/>
  </w:num>
  <w:num w:numId="22" w16cid:durableId="927617724">
    <w:abstractNumId w:val="22"/>
  </w:num>
  <w:num w:numId="23" w16cid:durableId="733045875">
    <w:abstractNumId w:val="11"/>
  </w:num>
  <w:num w:numId="24" w16cid:durableId="1908756912">
    <w:abstractNumId w:val="0"/>
  </w:num>
  <w:num w:numId="25" w16cid:durableId="2120834778">
    <w:abstractNumId w:val="3"/>
  </w:num>
  <w:num w:numId="26" w16cid:durableId="1858929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C2E"/>
    <w:rsid w:val="006F4C01"/>
    <w:rsid w:val="00A51C2E"/>
    <w:rsid w:val="00C626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0ABC7"/>
  <w15:chartTrackingRefBased/>
  <w15:docId w15:val="{2EDA9941-C7BE-4F8C-A0F0-CA97B24E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status-macro">
    <w:name w:val="status-macro"/>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aui-icon">
    <w:name w:val="aui-icon"/>
    <w:basedOn w:val="DefaultParagraphFont"/>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79217">
      <w:marLeft w:val="0"/>
      <w:marRight w:val="0"/>
      <w:marTop w:val="0"/>
      <w:marBottom w:val="0"/>
      <w:divBdr>
        <w:top w:val="none" w:sz="0" w:space="0" w:color="auto"/>
        <w:left w:val="none" w:sz="0" w:space="0" w:color="auto"/>
        <w:bottom w:val="none" w:sz="0" w:space="0" w:color="auto"/>
        <w:right w:val="none" w:sz="0" w:space="0" w:color="auto"/>
      </w:divBdr>
    </w:div>
    <w:div w:id="415252986">
      <w:marLeft w:val="0"/>
      <w:marRight w:val="0"/>
      <w:marTop w:val="0"/>
      <w:marBottom w:val="0"/>
      <w:divBdr>
        <w:top w:val="none" w:sz="0" w:space="0" w:color="auto"/>
        <w:left w:val="none" w:sz="0" w:space="0" w:color="auto"/>
        <w:bottom w:val="none" w:sz="0" w:space="0" w:color="auto"/>
        <w:right w:val="none" w:sz="0" w:space="0" w:color="auto"/>
      </w:divBdr>
      <w:divsChild>
        <w:div w:id="1944799061">
          <w:marLeft w:val="0"/>
          <w:marRight w:val="0"/>
          <w:marTop w:val="0"/>
          <w:marBottom w:val="0"/>
          <w:divBdr>
            <w:top w:val="none" w:sz="0" w:space="0" w:color="auto"/>
            <w:left w:val="none" w:sz="0" w:space="0" w:color="auto"/>
            <w:bottom w:val="none" w:sz="0" w:space="0" w:color="auto"/>
            <w:right w:val="none" w:sz="0" w:space="0" w:color="auto"/>
          </w:divBdr>
        </w:div>
      </w:divsChild>
    </w:div>
    <w:div w:id="470560292">
      <w:marLeft w:val="0"/>
      <w:marRight w:val="0"/>
      <w:marTop w:val="0"/>
      <w:marBottom w:val="0"/>
      <w:divBdr>
        <w:top w:val="none" w:sz="0" w:space="0" w:color="auto"/>
        <w:left w:val="none" w:sz="0" w:space="0" w:color="auto"/>
        <w:bottom w:val="none" w:sz="0" w:space="0" w:color="auto"/>
        <w:right w:val="none" w:sz="0" w:space="0" w:color="auto"/>
      </w:divBdr>
    </w:div>
    <w:div w:id="641278824">
      <w:marLeft w:val="0"/>
      <w:marRight w:val="0"/>
      <w:marTop w:val="0"/>
      <w:marBottom w:val="0"/>
      <w:divBdr>
        <w:top w:val="none" w:sz="0" w:space="0" w:color="auto"/>
        <w:left w:val="none" w:sz="0" w:space="0" w:color="auto"/>
        <w:bottom w:val="none" w:sz="0" w:space="0" w:color="auto"/>
        <w:right w:val="none" w:sz="0" w:space="0" w:color="auto"/>
      </w:divBdr>
    </w:div>
    <w:div w:id="717363733">
      <w:marLeft w:val="0"/>
      <w:marRight w:val="0"/>
      <w:marTop w:val="0"/>
      <w:marBottom w:val="0"/>
      <w:divBdr>
        <w:top w:val="none" w:sz="0" w:space="0" w:color="auto"/>
        <w:left w:val="none" w:sz="0" w:space="0" w:color="auto"/>
        <w:bottom w:val="none" w:sz="0" w:space="0" w:color="auto"/>
        <w:right w:val="none" w:sz="0" w:space="0" w:color="auto"/>
      </w:divBdr>
    </w:div>
    <w:div w:id="831457804">
      <w:marLeft w:val="0"/>
      <w:marRight w:val="0"/>
      <w:marTop w:val="0"/>
      <w:marBottom w:val="0"/>
      <w:divBdr>
        <w:top w:val="none" w:sz="0" w:space="0" w:color="auto"/>
        <w:left w:val="none" w:sz="0" w:space="0" w:color="auto"/>
        <w:bottom w:val="none" w:sz="0" w:space="0" w:color="auto"/>
        <w:right w:val="none" w:sz="0" w:space="0" w:color="auto"/>
      </w:divBdr>
    </w:div>
    <w:div w:id="942224022">
      <w:marLeft w:val="0"/>
      <w:marRight w:val="0"/>
      <w:marTop w:val="0"/>
      <w:marBottom w:val="0"/>
      <w:divBdr>
        <w:top w:val="none" w:sz="0" w:space="0" w:color="auto"/>
        <w:left w:val="none" w:sz="0" w:space="0" w:color="auto"/>
        <w:bottom w:val="none" w:sz="0" w:space="0" w:color="auto"/>
        <w:right w:val="none" w:sz="0" w:space="0" w:color="auto"/>
      </w:divBdr>
    </w:div>
    <w:div w:id="963317841">
      <w:marLeft w:val="0"/>
      <w:marRight w:val="0"/>
      <w:marTop w:val="0"/>
      <w:marBottom w:val="0"/>
      <w:divBdr>
        <w:top w:val="none" w:sz="0" w:space="0" w:color="auto"/>
        <w:left w:val="none" w:sz="0" w:space="0" w:color="auto"/>
        <w:bottom w:val="none" w:sz="0" w:space="0" w:color="auto"/>
        <w:right w:val="none" w:sz="0" w:space="0" w:color="auto"/>
      </w:divBdr>
    </w:div>
    <w:div w:id="1022560005">
      <w:marLeft w:val="0"/>
      <w:marRight w:val="0"/>
      <w:marTop w:val="0"/>
      <w:marBottom w:val="0"/>
      <w:divBdr>
        <w:top w:val="none" w:sz="0" w:space="0" w:color="auto"/>
        <w:left w:val="none" w:sz="0" w:space="0" w:color="auto"/>
        <w:bottom w:val="none" w:sz="0" w:space="0" w:color="auto"/>
        <w:right w:val="none" w:sz="0" w:space="0" w:color="auto"/>
      </w:divBdr>
    </w:div>
    <w:div w:id="1118911286">
      <w:marLeft w:val="0"/>
      <w:marRight w:val="0"/>
      <w:marTop w:val="0"/>
      <w:marBottom w:val="0"/>
      <w:divBdr>
        <w:top w:val="none" w:sz="0" w:space="0" w:color="auto"/>
        <w:left w:val="none" w:sz="0" w:space="0" w:color="auto"/>
        <w:bottom w:val="none" w:sz="0" w:space="0" w:color="auto"/>
        <w:right w:val="none" w:sz="0" w:space="0" w:color="auto"/>
      </w:divBdr>
    </w:div>
    <w:div w:id="1123157648">
      <w:marLeft w:val="0"/>
      <w:marRight w:val="0"/>
      <w:marTop w:val="0"/>
      <w:marBottom w:val="0"/>
      <w:divBdr>
        <w:top w:val="none" w:sz="0" w:space="0" w:color="auto"/>
        <w:left w:val="none" w:sz="0" w:space="0" w:color="auto"/>
        <w:bottom w:val="none" w:sz="0" w:space="0" w:color="auto"/>
        <w:right w:val="none" w:sz="0" w:space="0" w:color="auto"/>
      </w:divBdr>
    </w:div>
    <w:div w:id="1162283359">
      <w:marLeft w:val="0"/>
      <w:marRight w:val="0"/>
      <w:marTop w:val="0"/>
      <w:marBottom w:val="0"/>
      <w:divBdr>
        <w:top w:val="none" w:sz="0" w:space="0" w:color="auto"/>
        <w:left w:val="none" w:sz="0" w:space="0" w:color="auto"/>
        <w:bottom w:val="none" w:sz="0" w:space="0" w:color="auto"/>
        <w:right w:val="none" w:sz="0" w:space="0" w:color="auto"/>
      </w:divBdr>
    </w:div>
    <w:div w:id="1188180811">
      <w:marLeft w:val="0"/>
      <w:marRight w:val="0"/>
      <w:marTop w:val="0"/>
      <w:marBottom w:val="0"/>
      <w:divBdr>
        <w:top w:val="none" w:sz="0" w:space="0" w:color="auto"/>
        <w:left w:val="none" w:sz="0" w:space="0" w:color="auto"/>
        <w:bottom w:val="none" w:sz="0" w:space="0" w:color="auto"/>
        <w:right w:val="none" w:sz="0" w:space="0" w:color="auto"/>
      </w:divBdr>
    </w:div>
    <w:div w:id="1217815683">
      <w:marLeft w:val="0"/>
      <w:marRight w:val="0"/>
      <w:marTop w:val="0"/>
      <w:marBottom w:val="0"/>
      <w:divBdr>
        <w:top w:val="none" w:sz="0" w:space="0" w:color="auto"/>
        <w:left w:val="none" w:sz="0" w:space="0" w:color="auto"/>
        <w:bottom w:val="none" w:sz="0" w:space="0" w:color="auto"/>
        <w:right w:val="none" w:sz="0" w:space="0" w:color="auto"/>
      </w:divBdr>
    </w:div>
    <w:div w:id="1488860973">
      <w:marLeft w:val="0"/>
      <w:marRight w:val="0"/>
      <w:marTop w:val="0"/>
      <w:marBottom w:val="0"/>
      <w:divBdr>
        <w:top w:val="none" w:sz="0" w:space="0" w:color="auto"/>
        <w:left w:val="none" w:sz="0" w:space="0" w:color="auto"/>
        <w:bottom w:val="none" w:sz="0" w:space="0" w:color="auto"/>
        <w:right w:val="none" w:sz="0" w:space="0" w:color="auto"/>
      </w:divBdr>
    </w:div>
    <w:div w:id="1535073952">
      <w:marLeft w:val="0"/>
      <w:marRight w:val="0"/>
      <w:marTop w:val="0"/>
      <w:marBottom w:val="0"/>
      <w:divBdr>
        <w:top w:val="none" w:sz="0" w:space="0" w:color="auto"/>
        <w:left w:val="none" w:sz="0" w:space="0" w:color="auto"/>
        <w:bottom w:val="none" w:sz="0" w:space="0" w:color="auto"/>
        <w:right w:val="none" w:sz="0" w:space="0" w:color="auto"/>
      </w:divBdr>
    </w:div>
    <w:div w:id="1734347188">
      <w:marLeft w:val="0"/>
      <w:marRight w:val="0"/>
      <w:marTop w:val="0"/>
      <w:marBottom w:val="0"/>
      <w:divBdr>
        <w:top w:val="none" w:sz="0" w:space="0" w:color="auto"/>
        <w:left w:val="none" w:sz="0" w:space="0" w:color="auto"/>
        <w:bottom w:val="none" w:sz="0" w:space="0" w:color="auto"/>
        <w:right w:val="none" w:sz="0" w:space="0" w:color="auto"/>
      </w:divBdr>
    </w:div>
    <w:div w:id="1878005394">
      <w:marLeft w:val="0"/>
      <w:marRight w:val="0"/>
      <w:marTop w:val="0"/>
      <w:marBottom w:val="0"/>
      <w:divBdr>
        <w:top w:val="none" w:sz="0" w:space="0" w:color="auto"/>
        <w:left w:val="none" w:sz="0" w:space="0" w:color="auto"/>
        <w:bottom w:val="none" w:sz="0" w:space="0" w:color="auto"/>
        <w:right w:val="none" w:sz="0" w:space="0" w:color="auto"/>
      </w:divBdr>
    </w:div>
    <w:div w:id="1886329438">
      <w:marLeft w:val="0"/>
      <w:marRight w:val="0"/>
      <w:marTop w:val="0"/>
      <w:marBottom w:val="0"/>
      <w:divBdr>
        <w:top w:val="none" w:sz="0" w:space="0" w:color="auto"/>
        <w:left w:val="none" w:sz="0" w:space="0" w:color="auto"/>
        <w:bottom w:val="none" w:sz="0" w:space="0" w:color="auto"/>
        <w:right w:val="none" w:sz="0" w:space="0" w:color="auto"/>
      </w:divBdr>
      <w:divsChild>
        <w:div w:id="1930036441">
          <w:marLeft w:val="0"/>
          <w:marRight w:val="0"/>
          <w:marTop w:val="0"/>
          <w:marBottom w:val="0"/>
          <w:divBdr>
            <w:top w:val="none" w:sz="0" w:space="0" w:color="auto"/>
            <w:left w:val="none" w:sz="0" w:space="0" w:color="auto"/>
            <w:bottom w:val="none" w:sz="0" w:space="0" w:color="auto"/>
            <w:right w:val="none" w:sz="0" w:space="0" w:color="auto"/>
          </w:divBdr>
        </w:div>
      </w:divsChild>
    </w:div>
    <w:div w:id="1904872718">
      <w:marLeft w:val="0"/>
      <w:marRight w:val="0"/>
      <w:marTop w:val="0"/>
      <w:marBottom w:val="0"/>
      <w:divBdr>
        <w:top w:val="none" w:sz="0" w:space="0" w:color="auto"/>
        <w:left w:val="none" w:sz="0" w:space="0" w:color="auto"/>
        <w:bottom w:val="none" w:sz="0" w:space="0" w:color="auto"/>
        <w:right w:val="none" w:sz="0" w:space="0" w:color="auto"/>
      </w:divBdr>
    </w:div>
    <w:div w:id="1918977050">
      <w:marLeft w:val="0"/>
      <w:marRight w:val="0"/>
      <w:marTop w:val="0"/>
      <w:marBottom w:val="0"/>
      <w:divBdr>
        <w:top w:val="none" w:sz="0" w:space="0" w:color="auto"/>
        <w:left w:val="none" w:sz="0" w:space="0" w:color="auto"/>
        <w:bottom w:val="none" w:sz="0" w:space="0" w:color="auto"/>
        <w:right w:val="none" w:sz="0" w:space="0" w:color="auto"/>
      </w:divBdr>
    </w:div>
    <w:div w:id="1949769930">
      <w:marLeft w:val="0"/>
      <w:marRight w:val="0"/>
      <w:marTop w:val="0"/>
      <w:marBottom w:val="0"/>
      <w:divBdr>
        <w:top w:val="none" w:sz="0" w:space="0" w:color="auto"/>
        <w:left w:val="none" w:sz="0" w:space="0" w:color="auto"/>
        <w:bottom w:val="none" w:sz="0" w:space="0" w:color="auto"/>
        <w:right w:val="none" w:sz="0" w:space="0" w:color="auto"/>
      </w:divBdr>
    </w:div>
    <w:div w:id="2032755422">
      <w:marLeft w:val="0"/>
      <w:marRight w:val="0"/>
      <w:marTop w:val="0"/>
      <w:marBottom w:val="0"/>
      <w:divBdr>
        <w:top w:val="none" w:sz="0" w:space="0" w:color="auto"/>
        <w:left w:val="none" w:sz="0" w:space="0" w:color="auto"/>
        <w:bottom w:val="none" w:sz="0" w:space="0" w:color="auto"/>
        <w:right w:val="none" w:sz="0" w:space="0" w:color="auto"/>
      </w:divBdr>
    </w:div>
    <w:div w:id="2075813632">
      <w:marLeft w:val="0"/>
      <w:marRight w:val="0"/>
      <w:marTop w:val="0"/>
      <w:marBottom w:val="0"/>
      <w:divBdr>
        <w:top w:val="none" w:sz="0" w:space="0" w:color="auto"/>
        <w:left w:val="none" w:sz="0" w:space="0" w:color="auto"/>
        <w:bottom w:val="none" w:sz="0" w:space="0" w:color="auto"/>
        <w:right w:val="none" w:sz="0" w:space="0" w:color="auto"/>
      </w:divBdr>
    </w:div>
    <w:div w:id="2082099851">
      <w:marLeft w:val="0"/>
      <w:marRight w:val="0"/>
      <w:marTop w:val="0"/>
      <w:marBottom w:val="0"/>
      <w:divBdr>
        <w:top w:val="none" w:sz="0" w:space="0" w:color="auto"/>
        <w:left w:val="none" w:sz="0" w:space="0" w:color="auto"/>
        <w:bottom w:val="none" w:sz="0" w:space="0" w:color="auto"/>
        <w:right w:val="none" w:sz="0" w:space="0" w:color="auto"/>
      </w:divBdr>
    </w:div>
    <w:div w:id="210792371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eakthrubev.atlassian.net/wiki/spaces/BBGS4H/pages/1811843204/BBG-E-VISTAAR-0001+Create+Customer+Group+field+in+Customer+Master+in+ECC+and+S4" TargetMode="External"/><Relationship Id="rId18" Type="http://schemas.openxmlformats.org/officeDocument/2006/relationships/hyperlink" Target="https://breakthrubev.atlassian.net/wiki/spaces/BBGS4H/pages/1811843204/BBG-E-VISTAAR-0001+Create+Customer+Group+field+in+Customer+Master+in+ECC+and+S4" TargetMode="External"/><Relationship Id="rId26" Type="http://schemas.openxmlformats.org/officeDocument/2006/relationships/hyperlink" Target="https://breakthrubev.atlassian.net/wiki/people/712020:3891d9a3-b190-45d3-a634-69841ecb935e" TargetMode="External"/><Relationship Id="rId39" Type="http://schemas.openxmlformats.org/officeDocument/2006/relationships/hyperlink" Target="https://breakthrubev.atlassian.net/wiki/pages/viewpage.action?pageId=2645786627&amp;pageVersion=8" TargetMode="External"/><Relationship Id="rId21" Type="http://schemas.openxmlformats.org/officeDocument/2006/relationships/hyperlink" Target="https://breakthrubev.atlassian.net/wiki/people/712020:3891d9a3-b190-45d3-a634-69841ecb935e?ref=confluence" TargetMode="External"/><Relationship Id="rId34" Type="http://schemas.openxmlformats.org/officeDocument/2006/relationships/hyperlink" Target="https://breakthrubev.atlassian.net/wiki/people/712020:3891d9a3-b190-45d3-a634-69841ecb935e" TargetMode="External"/><Relationship Id="rId42" Type="http://schemas.openxmlformats.org/officeDocument/2006/relationships/hyperlink" Target="https://breakthrubev.atlassian.net/wiki/people/712020:3891d9a3-b190-45d3-a634-69841ecb935e" TargetMode="External"/><Relationship Id="rId47" Type="http://schemas.openxmlformats.org/officeDocument/2006/relationships/hyperlink" Target="https://breakthrubev.atlassian.net/wiki/pages/viewpage.action?pageId=2536865797&amp;pageVersion=4" TargetMode="External"/><Relationship Id="rId50" Type="http://schemas.openxmlformats.org/officeDocument/2006/relationships/hyperlink" Target="https://breakthrubev.atlassian.net/wiki/people/712020:3891d9a3-b190-45d3-a634-69841ecb935e" TargetMode="External"/><Relationship Id="rId55" Type="http://schemas.openxmlformats.org/officeDocument/2006/relationships/image" Target="media/image1.tmp"/><Relationship Id="rId7" Type="http://schemas.openxmlformats.org/officeDocument/2006/relationships/hyperlink" Target="https://breakthrubev.atlassian.net/wiki/spaces/BBGS4H/pages/1811843204/BBG-E-VISTAAR-0001+Create+Customer+Group+field+in+Customer+Master+in+ECC+and+S4" TargetMode="External"/><Relationship Id="rId2" Type="http://schemas.openxmlformats.org/officeDocument/2006/relationships/styles" Target="styles.xml"/><Relationship Id="rId16" Type="http://schemas.openxmlformats.org/officeDocument/2006/relationships/hyperlink" Target="https://breakthrubev.atlassian.net/wiki/spaces/BBGS4H/pages/1811843204/BBG-E-VISTAAR-0001+Create+Customer+Group+field+in+Customer+Master+in+ECC+and+S4" TargetMode="External"/><Relationship Id="rId29" Type="http://schemas.openxmlformats.org/officeDocument/2006/relationships/hyperlink" Target="https://breakthrubev.atlassian.net/wiki/pages/viewpage.action?pageId=2691104773&amp;pageVersion=13" TargetMode="External"/><Relationship Id="rId11" Type="http://schemas.openxmlformats.org/officeDocument/2006/relationships/hyperlink" Target="https://breakthrubev.atlassian.net/wiki/spaces/BBGS4H/pages/1811843204/BBG-E-VISTAAR-0001+Create+Customer+Group+field+in+Customer+Master+in+ECC+and+S4" TargetMode="External"/><Relationship Id="rId24" Type="http://schemas.openxmlformats.org/officeDocument/2006/relationships/hyperlink" Target="https://breakthrubev.atlassian.net/wiki/people/712020:3891d9a3-b190-45d3-a634-69841ecb935e" TargetMode="External"/><Relationship Id="rId32" Type="http://schemas.openxmlformats.org/officeDocument/2006/relationships/hyperlink" Target="https://breakthrubev.atlassian.net/wiki/people/712020:eaa01dc6-1a8e-4ae6-9564-110274f3cec2" TargetMode="External"/><Relationship Id="rId37" Type="http://schemas.openxmlformats.org/officeDocument/2006/relationships/hyperlink" Target="https://breakthrubev.atlassian.net/wiki/pages/viewpage.action?pageId=2658697226&amp;pageVersion=9" TargetMode="External"/><Relationship Id="rId40" Type="http://schemas.openxmlformats.org/officeDocument/2006/relationships/hyperlink" Target="https://breakthrubev.atlassian.net/wiki/people/712020:3891d9a3-b190-45d3-a634-69841ecb935e" TargetMode="External"/><Relationship Id="rId45" Type="http://schemas.openxmlformats.org/officeDocument/2006/relationships/hyperlink" Target="https://breakthrubev.atlassian.net/wiki/pages/viewpage.action?pageId=2539257860&amp;pageVersion=5" TargetMode="External"/><Relationship Id="rId53" Type="http://schemas.openxmlformats.org/officeDocument/2006/relationships/hyperlink" Target="https://breakthrubev.atlassian.net/wiki/pages/viewpage.action?pageId=2535096330&amp;pageVersion=1" TargetMode="External"/><Relationship Id="rId58" Type="http://schemas.openxmlformats.org/officeDocument/2006/relationships/image" Target="media/image3.tmp"/><Relationship Id="rId5" Type="http://schemas.openxmlformats.org/officeDocument/2006/relationships/hyperlink" Target="https://breakthrubev.atlassian.net/wiki/people/712020:3891d9a3-b190-45d3-a634-69841ecb935e?ref=confluence" TargetMode="External"/><Relationship Id="rId61" Type="http://schemas.openxmlformats.org/officeDocument/2006/relationships/theme" Target="theme/theme1.xml"/><Relationship Id="rId19" Type="http://schemas.openxmlformats.org/officeDocument/2006/relationships/hyperlink" Target="https://breakthrubev.atlassian.net/wiki/spaces/BBGS4H/pages/1811843204/BBG-E-VISTAAR-0001+Create+Customer+Group+field+in+Customer+Master+in+ECC+and+S4" TargetMode="External"/><Relationship Id="rId14" Type="http://schemas.openxmlformats.org/officeDocument/2006/relationships/hyperlink" Target="https://breakthrubev.atlassian.net/wiki/spaces/BBGS4H/pages/1811843204/BBG-E-VISTAAR-0001+Create+Customer+Group+field+in+Customer+Master+in+ECC+and+S4" TargetMode="External"/><Relationship Id="rId22" Type="http://schemas.openxmlformats.org/officeDocument/2006/relationships/hyperlink" Target="https://breakthrubev.atlassian.net/browse/S4H-2629" TargetMode="External"/><Relationship Id="rId27" Type="http://schemas.openxmlformats.org/officeDocument/2006/relationships/hyperlink" Target="https://breakthrubev.atlassian.net/wiki/pages/viewpage.action?pageId=2709356553&amp;pageVersion=14" TargetMode="External"/><Relationship Id="rId30" Type="http://schemas.openxmlformats.org/officeDocument/2006/relationships/hyperlink" Target="https://breakthrubev.atlassian.net/wiki/people/712020:3891d9a3-b190-45d3-a634-69841ecb935e" TargetMode="External"/><Relationship Id="rId35" Type="http://schemas.openxmlformats.org/officeDocument/2006/relationships/hyperlink" Target="https://breakthrubev.atlassian.net/wiki/pages/viewpage.action?pageId=2664103938&amp;pageVersion=10" TargetMode="External"/><Relationship Id="rId43" Type="http://schemas.openxmlformats.org/officeDocument/2006/relationships/hyperlink" Target="https://breakthrubev.atlassian.net/wiki/pages/viewpage.action?pageId=2544271378&amp;pageVersion=6" TargetMode="External"/><Relationship Id="rId48" Type="http://schemas.openxmlformats.org/officeDocument/2006/relationships/hyperlink" Target="https://breakthrubev.atlassian.net/wiki/people/712020:3891d9a3-b190-45d3-a634-69841ecb935e" TargetMode="External"/><Relationship Id="rId56" Type="http://schemas.openxmlformats.org/officeDocument/2006/relationships/image" Target="media/image2.png"/><Relationship Id="rId8" Type="http://schemas.openxmlformats.org/officeDocument/2006/relationships/hyperlink" Target="https://breakthrubev.atlassian.net/wiki/spaces/BBGS4H/pages/1811843204/BBG-E-VISTAAR-0001+Create+Customer+Group+field+in+Customer+Master+in+ECC+and+S4" TargetMode="External"/><Relationship Id="rId51" Type="http://schemas.openxmlformats.org/officeDocument/2006/relationships/hyperlink" Target="https://breakthrubev.atlassian.net/wiki/pages/viewpage.action?pageId=2535292937&amp;pageVersion=2" TargetMode="External"/><Relationship Id="rId3" Type="http://schemas.openxmlformats.org/officeDocument/2006/relationships/settings" Target="settings.xml"/><Relationship Id="rId12" Type="http://schemas.openxmlformats.org/officeDocument/2006/relationships/hyperlink" Target="https://breakthrubev.atlassian.net/wiki/spaces/BBGS4H/pages/1811843204/BBG-E-VISTAAR-0001+Create+Customer+Group+field+in+Customer+Master+in+ECC+and+S4" TargetMode="External"/><Relationship Id="rId17" Type="http://schemas.openxmlformats.org/officeDocument/2006/relationships/hyperlink" Target="https://breakthrubev.atlassian.net/wiki/spaces/BBGS4H/pages/1811843204/BBG-E-VISTAAR-0001+Create+Customer+Group+field+in+Customer+Master+in+ECC+and+S4" TargetMode="External"/><Relationship Id="rId25" Type="http://schemas.openxmlformats.org/officeDocument/2006/relationships/hyperlink" Target="https://breakthrubev.atlassian.net/wiki/pages/viewpage.action?pageId=2723971079&amp;pageVersion=15" TargetMode="External"/><Relationship Id="rId33" Type="http://schemas.openxmlformats.org/officeDocument/2006/relationships/hyperlink" Target="https://breakthrubev.atlassian.net/wiki/pages/viewpage.action?pageId=2687074306&amp;pageVersion=11" TargetMode="External"/><Relationship Id="rId38" Type="http://schemas.openxmlformats.org/officeDocument/2006/relationships/hyperlink" Target="https://breakthrubev.atlassian.net/wiki/people/712020:3891d9a3-b190-45d3-a634-69841ecb935e" TargetMode="External"/><Relationship Id="rId46" Type="http://schemas.openxmlformats.org/officeDocument/2006/relationships/hyperlink" Target="https://breakthrubev.atlassian.net/wiki/people/712020:3891d9a3-b190-45d3-a634-69841ecb935e" TargetMode="External"/><Relationship Id="rId59" Type="http://schemas.openxmlformats.org/officeDocument/2006/relationships/image" Target="media/image4.tmp"/><Relationship Id="rId20" Type="http://schemas.openxmlformats.org/officeDocument/2006/relationships/hyperlink" Target="https://breakthrubev.atlassian.net/wiki/spaces/BBGS4H/pages/1811843204/BBG-E-VISTAAR-0001+Create+Customer+Group+field+in+Customer+Master+in+ECC+and+S4" TargetMode="External"/><Relationship Id="rId41" Type="http://schemas.openxmlformats.org/officeDocument/2006/relationships/hyperlink" Target="https://breakthrubev.atlassian.net/wiki/pages/viewpage.action?pageId=2616557569&amp;pageVersion=7" TargetMode="External"/><Relationship Id="rId54" Type="http://schemas.openxmlformats.org/officeDocument/2006/relationships/hyperlink" Target="https://breakthrubev.atlassian.net/wiki/people/712020:3891d9a3-b190-45d3-a634-69841ecb935e" TargetMode="External"/><Relationship Id="rId1" Type="http://schemas.openxmlformats.org/officeDocument/2006/relationships/numbering" Target="numbering.xml"/><Relationship Id="rId6" Type="http://schemas.openxmlformats.org/officeDocument/2006/relationships/hyperlink" Target="https://breakthrubev.atlassian.net/wiki/spaces/BBGS4H/pages/1811843204/BBG-E-VISTAAR-0001+Create+Customer+Group+field+in+Customer+Master+in+ECC+and+S4" TargetMode="External"/><Relationship Id="rId15" Type="http://schemas.openxmlformats.org/officeDocument/2006/relationships/hyperlink" Target="https://breakthrubev.atlassian.net/wiki/spaces/BBGS4H/pages/1811843204/BBG-E-VISTAAR-0001+Create+Customer+Group+field+in+Customer+Master+in+ECC+and+S4" TargetMode="External"/><Relationship Id="rId23" Type="http://schemas.openxmlformats.org/officeDocument/2006/relationships/hyperlink" Target="https://breakthrubev.atlassian.net/wiki/pages/viewpage.action?pageId=2531983361" TargetMode="External"/><Relationship Id="rId28" Type="http://schemas.openxmlformats.org/officeDocument/2006/relationships/hyperlink" Target="https://breakthrubev.atlassian.net/wiki/people/712020:3891d9a3-b190-45d3-a634-69841ecb935e" TargetMode="External"/><Relationship Id="rId36" Type="http://schemas.openxmlformats.org/officeDocument/2006/relationships/hyperlink" Target="https://breakthrubev.atlassian.net/wiki/people/712020:3891d9a3-b190-45d3-a634-69841ecb935e" TargetMode="External"/><Relationship Id="rId49" Type="http://schemas.openxmlformats.org/officeDocument/2006/relationships/hyperlink" Target="https://breakthrubev.atlassian.net/wiki/pages/viewpage.action?pageId=2535325728&amp;pageVersion=3" TargetMode="External"/><Relationship Id="rId57" Type="http://schemas.openxmlformats.org/officeDocument/2006/relationships/hyperlink" Target="https://epam-my.sharepoint.com/:x:/r/personal/piotr_kozlowski1_epam_com/_layouts/15/Doc.aspx?sourcedoc=%7B6045DE15-1A95-43FB-9488-62762D78CE6B%7D&amp;file=Contract%20creation%20mappings.xlsx&amp;action=default&amp;mobileredirect=true" TargetMode="External"/><Relationship Id="rId10" Type="http://schemas.openxmlformats.org/officeDocument/2006/relationships/hyperlink" Target="https://breakthrubev.atlassian.net/wiki/spaces/BBGS4H/pages/1811843204/BBG-E-VISTAAR-0001+Create+Customer+Group+field+in+Customer+Master+in+ECC+and+S4" TargetMode="External"/><Relationship Id="rId31" Type="http://schemas.openxmlformats.org/officeDocument/2006/relationships/hyperlink" Target="https://breakthrubev.atlassian.net/wiki/pages/viewpage.action?pageId=2691727362&amp;pageVersion=12" TargetMode="External"/><Relationship Id="rId44" Type="http://schemas.openxmlformats.org/officeDocument/2006/relationships/hyperlink" Target="https://breakthrubev.atlassian.net/wiki/people/712020:3891d9a3-b190-45d3-a634-69841ecb935e" TargetMode="External"/><Relationship Id="rId52" Type="http://schemas.openxmlformats.org/officeDocument/2006/relationships/hyperlink" Target="https://breakthrubev.atlassian.net/wiki/people/712020:3891d9a3-b190-45d3-a634-69841ecb935e"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reakthrubev.atlassian.net/wiki/spaces/BBGS4H/pages/1811843204/BBG-E-VISTAAR-0001+Create+Customer+Group+field+in+Customer+Master+in+ECC+and+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5525</Words>
  <Characters>31494</Characters>
  <Application>Microsoft Office Word</Application>
  <DocSecurity>0</DocSecurity>
  <Lines>262</Lines>
  <Paragraphs>73</Paragraphs>
  <ScaleCrop>false</ScaleCrop>
  <Company/>
  <LinksUpToDate>false</LinksUpToDate>
  <CharactersWithSpaces>36946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CCB-108 Chargeback Condition Contract creation</dc:title>
  <dc:subject/>
  <dc:creator>Konstantin Ivanov</dc:creator>
  <cp:keywords/>
  <dc:description/>
  <cp:lastModifiedBy>Konstantin Ivanov</cp:lastModifiedBy>
  <cp:revision>2</cp:revision>
  <dcterms:created xsi:type="dcterms:W3CDTF">2026-09-16T10:29:00Z</dcterms:created>
  <dcterms:modified xsi:type="dcterms:W3CDTF">2026-09-16T10:29:00Z</dcterms:modified>
</cp:coreProperties>
</file>